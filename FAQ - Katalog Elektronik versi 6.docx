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Bookman Old Style" w:cs="Bookman Old Style" w:eastAsia="Bookman Old Style" w:hAnsi="Bookman Old Style"/>
          <w:b w:val="1"/>
          <w:bCs w:val="1"/>
          <w:sz w:val="48"/>
          <w:szCs w:val="48"/>
          <w:u w:val="single"/>
        </w:rPr>
      </w:pPr>
      <w:r w:rsidDel="00000000" w:rsidR="00000000" w:rsidRPr="00000000">
        <w:rPr>
          <w:rtl w:val="0"/>
        </w:rPr>
      </w:r>
    </w:p>
    <w:p w:rsidR="00000000" w:rsidDel="00000000" w:rsidP="00000000" w:rsidRDefault="00000000" w:rsidRPr="00000000" w14:paraId="00000002">
      <w:pPr>
        <w:spacing w:line="360" w:lineRule="auto"/>
        <w:jc w:val="left"/>
        <w:rPr>
          <w:rFonts w:ascii="Bookman Old Style" w:cs="Bookman Old Style" w:eastAsia="Bookman Old Style" w:hAnsi="Bookman Old Style"/>
          <w:b w:val="1"/>
          <w:bCs w:val="1"/>
          <w:sz w:val="48"/>
          <w:szCs w:val="48"/>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sz w:val="48"/>
          <w:szCs w:val="48"/>
        </w:rPr>
      </w:pPr>
      <w:r w:rsidDel="00000000" w:rsidR="00000000" w:rsidRPr="00000000">
        <w:rPr>
          <w:rFonts w:ascii="Bookman Old Style" w:cs="Bookman Old Style" w:eastAsia="Bookman Old Style" w:hAnsi="Bookman Old Style"/>
          <w:b w:val="1"/>
          <w:bCs w:val="1"/>
          <w:sz w:val="48"/>
          <w:szCs w:val="48"/>
          <w:rtl w:val="0"/>
        </w:rPr>
        <w:t xml:space="preserve">FREQUENTLY ASKED QUESTION (FAQ) PRODUCT KATALOG ELEKTRONIK VERSI 6</w:t>
      </w:r>
    </w:p>
    <w:p w:rsidR="00000000" w:rsidDel="00000000" w:rsidP="00000000" w:rsidRDefault="00000000" w:rsidRPr="00000000" w14:paraId="00000004">
      <w:pPr>
        <w:spacing w:line="360" w:lineRule="auto"/>
        <w:jc w:val="cente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Versi 1.0</w:t>
      </w:r>
    </w:p>
    <w:p w:rsidR="00000000" w:rsidDel="00000000" w:rsidP="00000000" w:rsidRDefault="00000000" w:rsidRPr="00000000" w14:paraId="00000005">
      <w:pPr>
        <w:spacing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8"/>
          <w:szCs w:val="28"/>
          <w:rtl w:val="0"/>
        </w:rPr>
        <w:t xml:space="preserve">Departemen : Product Operation</w:t>
      </w: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9">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A">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B">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C">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D">
      <w:pPr>
        <w:spacing w:line="360" w:lineRule="auto"/>
        <w:rPr>
          <w:rFonts w:ascii="Bookman Old Style" w:cs="Bookman Old Style" w:eastAsia="Bookman Old Style" w:hAnsi="Bookman Old Sty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238125</wp:posOffset>
            </wp:positionV>
            <wp:extent cx="3200400" cy="6953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00400" cy="695375"/>
                    </a:xfrm>
                    <a:prstGeom prst="rect"/>
                    <a:ln/>
                  </pic:spPr>
                </pic:pic>
              </a:graphicData>
            </a:graphic>
          </wp:anchor>
        </w:drawing>
      </w:r>
    </w:p>
    <w:p w:rsidR="00000000" w:rsidDel="00000000" w:rsidP="00000000" w:rsidRDefault="00000000" w:rsidRPr="00000000" w14:paraId="0000000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7">
      <w:pPr>
        <w:pStyle w:val="Heading1"/>
        <w:spacing w:line="360" w:lineRule="auto"/>
        <w:rPr>
          <w:rFonts w:ascii="Bookman Old Style" w:cs="Bookman Old Style" w:eastAsia="Bookman Old Style" w:hAnsi="Bookman Old Style"/>
        </w:rPr>
      </w:pPr>
      <w:bookmarkStart w:colFirst="0" w:colLast="0" w:name="_mi0vieq19wwk" w:id="0"/>
      <w:bookmarkEnd w:id="0"/>
      <w:r w:rsidDel="00000000" w:rsidR="00000000" w:rsidRPr="00000000">
        <w:rPr>
          <w:rFonts w:ascii="Bookman Old Style" w:cs="Bookman Old Style" w:eastAsia="Bookman Old Style" w:hAnsi="Bookman Old Style"/>
          <w:rtl w:val="0"/>
        </w:rPr>
        <w:t xml:space="preserve">DIKETAHUI, DITETAPKAN, DAN DISETUJUI OLEH</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0000000000005"/>
        <w:gridCol w:w="2284.9999999999995"/>
        <w:gridCol w:w="1935"/>
        <w:gridCol w:w="2340"/>
        <w:tblGridChange w:id="0">
          <w:tblGrid>
            <w:gridCol w:w="2800.0000000000005"/>
            <w:gridCol w:w="2284.9999999999995"/>
            <w:gridCol w:w="1935"/>
            <w:gridCol w:w="23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Jabatan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Nama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Tanggal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Tanda Tangan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Head of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Arief Iqbal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Product Operation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M. Zaki Zul Fahmi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GPM Product - Buyer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Anggi Shena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GPM Product -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Hansen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Head of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Tri Haryo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r>
    </w:tbl>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pStyle w:val="Heading1"/>
        <w:spacing w:line="360" w:lineRule="auto"/>
        <w:rPr>
          <w:rFonts w:ascii="Bookman Old Style" w:cs="Bookman Old Style" w:eastAsia="Bookman Old Style" w:hAnsi="Bookman Old Style"/>
        </w:rPr>
      </w:pPr>
      <w:bookmarkStart w:colFirst="0" w:colLast="0" w:name="_da7ririmnc2h" w:id="1"/>
      <w:bookmarkEnd w:id="1"/>
      <w:r w:rsidDel="00000000" w:rsidR="00000000" w:rsidRPr="00000000">
        <w:rPr>
          <w:rFonts w:ascii="Bookman Old Style" w:cs="Bookman Old Style" w:eastAsia="Bookman Old Style" w:hAnsi="Bookman Old Style"/>
          <w:rtl w:val="0"/>
        </w:rPr>
        <w:t xml:space="preserve">RIWAYAT PERBAIKAN</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610"/>
        <w:gridCol w:w="2580"/>
        <w:gridCol w:w="1635"/>
        <w:gridCol w:w="1680"/>
        <w:tblGridChange w:id="0">
          <w:tblGrid>
            <w:gridCol w:w="840"/>
            <w:gridCol w:w="2610"/>
            <w:gridCol w:w="2580"/>
            <w:gridCol w:w="1635"/>
            <w:gridCol w:w="1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ind w:right="-220.39370078740177"/>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Versi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ind w:right="-220.39370078740177"/>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rtl w:val="0"/>
              </w:rPr>
              <w:t xml:space="preserve">Dibuat </w:t>
            </w:r>
            <w:r w:rsidDel="00000000" w:rsidR="00000000" w:rsidRPr="00000000">
              <w:rPr>
                <w:rFonts w:ascii="Bookman Old Style" w:cs="Bookman Old Style" w:eastAsia="Bookman Old Style" w:hAnsi="Bookman Old Style"/>
                <w:b w:val="1"/>
                <w:bCs w:val="1"/>
                <w:sz w:val="24"/>
                <w:szCs w:val="24"/>
                <w:rtl w:val="0"/>
              </w:rPr>
              <w:t xml:space="preserve">oleh : Jabatan &amp; 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Product Operation Specialist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Reyhan Ibrahim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14 Juli 2023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Versi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Product Operation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Dhea Arsita Putri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Bookman Old Style" w:cs="Bookman Old Style" w:eastAsia="Bookman Old Style" w:hAnsi="Bookman Old Sty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Bookman Old Style" w:cs="Bookman Old Style" w:eastAsia="Bookman Old Style" w:hAnsi="Bookman Old Style"/>
                <w:sz w:val="24"/>
                <w:szCs w:val="24"/>
              </w:rPr>
            </w:pPr>
            <w:r w:rsidDel="00000000" w:rsidR="00000000" w:rsidRPr="00000000">
              <w:rPr>
                <w:rtl w:val="0"/>
              </w:rPr>
            </w:r>
          </w:p>
        </w:tc>
      </w:tr>
    </w:tbl>
    <w:p w:rsidR="00000000" w:rsidDel="00000000" w:rsidP="00000000" w:rsidRDefault="00000000" w:rsidRPr="00000000" w14:paraId="0000004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5">
      <w:pPr>
        <w:pStyle w:val="Heading1"/>
        <w:spacing w:line="360" w:lineRule="auto"/>
        <w:rPr>
          <w:rFonts w:ascii="Bookman Old Style" w:cs="Bookman Old Style" w:eastAsia="Bookman Old Style" w:hAnsi="Bookman Old Style"/>
        </w:rPr>
      </w:pPr>
      <w:bookmarkStart w:colFirst="0" w:colLast="0" w:name="_b7j96tjych5" w:id="2"/>
      <w:bookmarkEnd w:id="2"/>
      <w:r w:rsidDel="00000000" w:rsidR="00000000" w:rsidRPr="00000000">
        <w:rPr>
          <w:rtl w:val="0"/>
        </w:rPr>
      </w:r>
    </w:p>
    <w:p w:rsidR="00000000" w:rsidDel="00000000" w:rsidP="00000000" w:rsidRDefault="00000000" w:rsidRPr="00000000" w14:paraId="0000004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7">
      <w:pPr>
        <w:pStyle w:val="Heading1"/>
        <w:spacing w:line="360" w:lineRule="auto"/>
        <w:jc w:val="center"/>
        <w:rPr>
          <w:rFonts w:ascii="Bookman Old Style" w:cs="Bookman Old Style" w:eastAsia="Bookman Old Style" w:hAnsi="Bookman Old Style"/>
        </w:rPr>
      </w:pPr>
      <w:bookmarkStart w:colFirst="0" w:colLast="0" w:name="_bqigcznays0y" w:id="3"/>
      <w:bookmarkEnd w:id="3"/>
      <w:r w:rsidDel="00000000" w:rsidR="00000000" w:rsidRPr="00000000">
        <w:rPr>
          <w:rFonts w:ascii="Bookman Old Style" w:cs="Bookman Old Style" w:eastAsia="Bookman Old Style" w:hAnsi="Bookman Old Style"/>
          <w:rtl w:val="0"/>
        </w:rPr>
        <w:t xml:space="preserve">DAFTAR ISI</w:t>
      </w:r>
    </w:p>
    <w:p w:rsidR="00000000" w:rsidDel="00000000" w:rsidP="00000000" w:rsidRDefault="00000000" w:rsidRPr="00000000" w14:paraId="00000048">
      <w:pPr>
        <w:spacing w:line="360" w:lineRule="auto"/>
        <w:rPr>
          <w:rFonts w:ascii="Bookman Old Style" w:cs="Bookman Old Style" w:eastAsia="Bookman Old Style" w:hAnsi="Bookman Old Style"/>
        </w:rPr>
      </w:pPr>
      <w:r w:rsidDel="00000000" w:rsidR="00000000" w:rsidRPr="00000000">
        <w:rPr>
          <w:rtl w:val="0"/>
        </w:rPr>
      </w:r>
    </w:p>
    <w:sdt>
      <w:sdtPr>
        <w:id w:val="-830021541"/>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before="60" w:line="240" w:lineRule="auto"/>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i0vieq19wwk">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DIKETAHUI, DITETAPKAN, DAN DISETUJUI OLEH</w:t>
              <w:tab/>
              <w:t xml:space="preserve">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hyperlink w:anchor="_da7ririmnc2h">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RIWAYAT PERBAIKAN</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hyperlink w:anchor="_bqigcznays0y">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eq650eoisvol">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1. TUJUAN DAN LINGKUP KERJA</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80lj5xqkg49c">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2. DEFINISI DAN SINGKATAN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oa5j6dvchuo2">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 KATEGORI PENGGUNA DAN DEFINISI PROSES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zb2ej75fud3e">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 BUYER</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5zpgbnjusec4">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3.1.1 Account</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6eqk0ntlg53n">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3.1.1.1 Login</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tj797lidd02x">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3.1.1.2 </w:t>
            </w:r>
          </w:hyperlink>
          <w:hyperlink w:anchor="_tj797lidd02x">
            <w:r w:rsidDel="00000000" w:rsidR="00000000" w:rsidRPr="00000000">
              <w:rPr>
                <w:rFonts w:ascii="Bookman Old Style" w:cs="Bookman Old Style" w:eastAsia="Bookman Old Style" w:hAnsi="Bookman Old Style"/>
                <w:sz w:val="22"/>
                <w:szCs w:val="22"/>
                <w:rtl w:val="0"/>
              </w:rPr>
              <w:t xml:space="preserve">Katalog Elektronik versi 6</w:t>
            </w:r>
          </w:hyperlink>
          <w:hyperlink w:anchor="_tj797lidd02x">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 Onboarding</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70wsnvzqois">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3.1.1.3 </w:t>
            </w:r>
          </w:hyperlink>
          <w:hyperlink w:anchor="_70wsnvzqois">
            <w:r w:rsidDel="00000000" w:rsidR="00000000" w:rsidRPr="00000000">
              <w:rPr>
                <w:rFonts w:ascii="Bookman Old Style" w:cs="Bookman Old Style" w:eastAsia="Bookman Old Style" w:hAnsi="Bookman Old Style"/>
                <w:sz w:val="22"/>
                <w:szCs w:val="22"/>
                <w:rtl w:val="0"/>
              </w:rPr>
              <w:t xml:space="preserve">Katalog Elektronik versi 6</w:t>
            </w:r>
          </w:hyperlink>
          <w:hyperlink w:anchor="_70wsnvzqois">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 Manajemen Akun &amp; Profile</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75g1hr73ayh">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3.1.1.4 </w:t>
            </w:r>
          </w:hyperlink>
          <w:hyperlink w:anchor="_75g1hr73ayh">
            <w:r w:rsidDel="00000000" w:rsidR="00000000" w:rsidRPr="00000000">
              <w:rPr>
                <w:rFonts w:ascii="Bookman Old Style" w:cs="Bookman Old Style" w:eastAsia="Bookman Old Style" w:hAnsi="Bookman Old Style"/>
                <w:sz w:val="22"/>
                <w:szCs w:val="22"/>
                <w:rtl w:val="0"/>
              </w:rPr>
              <w:t xml:space="preserve">Katalog Elektronik versi 6</w:t>
            </w:r>
          </w:hyperlink>
          <w:hyperlink w:anchor="_75g1hr73ayh">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 Tanda Tangan Elektronik (E-sign)</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7ziy3vmne4lt">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3.1.2 Pencarian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vwhdxb96nf04">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3.1.2.1 Pencarian Produk</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8xlx1zm3hpxh">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3.1.2.2 Produk Detail</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zfopxkuo2iqh">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 Pemesanan</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w61rsi45tefm">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3.1.3.1 Pembuatan Pesanan</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806i6o5lip6w">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3.1.3.2 Negosiasi Pesanan</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1a4k13grz3x">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3.1.3.3 Pembelian Pesanan</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spv661p78s9o">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3.1.3.4 Menerima Pesanan</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5uqp5dyurqy0">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3.1.3.5 Pengiriman Pesanan</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u5pbu4xwwye">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3.1.3.6 Cek Status Pesanan</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kxgkncx9oves">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3.1.3.7 Pesanan belum diproses/Batal</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feuudbk2yvkn">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3.1.3.8 Pesanan Bermasalah</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iy3sgfkrm0jj">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3.1.4 Pusat Bantuan - Pembeli (Resolution Center - Buyer)</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44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b3mcyfcgmo0e">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3.1.4.1 Pusat Bantuan</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xw2qas3ybb1v">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3.2 SELLER</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kztlxjfhjuug">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3.2.1 Akun dan Keamanan</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zhrld2prqpvo">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3.2.2 Produk dan Toko</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hyperlink w:anchor="_nhjfkgwhf45h">
            <w:r w:rsidDel="00000000" w:rsidR="00000000" w:rsidRPr="00000000">
              <w:rPr>
                <w:rFonts w:ascii="Bookman Old Style" w:cs="Bookman Old Style" w:eastAsia="Bookman Old Style" w:hAnsi="Bookman Old Style"/>
                <w:i w:val="0"/>
                <w:iCs w:val="0"/>
                <w:smallCaps w:val="0"/>
                <w:strike w:val="0"/>
                <w:color w:val="000000"/>
                <w:sz w:val="22"/>
                <w:szCs w:val="22"/>
                <w:u w:val="none"/>
                <w:shd w:fill="auto" w:val="clear"/>
                <w:vertAlign w:val="baseline"/>
                <w:rtl w:val="0"/>
              </w:rPr>
              <w:t xml:space="preserve">3.2.3 Sistem dan Aplikasi</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2"/>
        <w:spacing w:line="360" w:lineRule="auto"/>
        <w:ind w:firstLine="720"/>
        <w:rPr>
          <w:rFonts w:ascii="Bookman Old Style" w:cs="Bookman Old Style" w:eastAsia="Bookman Old Style" w:hAnsi="Bookman Old Style"/>
        </w:rPr>
      </w:pPr>
      <w:bookmarkStart w:colFirst="0" w:colLast="0" w:name="_l0t51f3p43ih" w:id="4"/>
      <w:bookmarkEnd w:id="4"/>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numPr>
          <w:ilvl w:val="0"/>
          <w:numId w:val="26"/>
        </w:numPr>
        <w:spacing w:after="0" w:afterAutospacing="0" w:line="360" w:lineRule="auto"/>
        <w:ind w:left="0" w:hanging="360"/>
        <w:rPr>
          <w:rFonts w:ascii="Bookman Old Style" w:cs="Bookman Old Style" w:eastAsia="Bookman Old Style" w:hAnsi="Bookman Old Style"/>
        </w:rPr>
      </w:pPr>
      <w:bookmarkStart w:colFirst="0" w:colLast="0" w:name="_eq650eoisvol" w:id="5"/>
      <w:bookmarkEnd w:id="5"/>
      <w:r w:rsidDel="00000000" w:rsidR="00000000" w:rsidRPr="00000000">
        <w:rPr>
          <w:rFonts w:ascii="Bookman Old Style" w:cs="Bookman Old Style" w:eastAsia="Bookman Old Style" w:hAnsi="Bookman Old Style"/>
          <w:rtl w:val="0"/>
        </w:rPr>
        <w:t xml:space="preserve">TUJUAN DAN LINGKUP KERJA</w:t>
      </w:r>
      <w:r w:rsidDel="00000000" w:rsidR="00000000" w:rsidRPr="00000000">
        <w:rPr>
          <w:rtl w:val="0"/>
        </w:rPr>
      </w:r>
    </w:p>
    <w:p w:rsidR="00000000" w:rsidDel="00000000" w:rsidP="00000000" w:rsidRDefault="00000000" w:rsidRPr="00000000" w14:paraId="00000069">
      <w:pPr>
        <w:numPr>
          <w:ilvl w:val="0"/>
          <w:numId w:val="150"/>
        </w:numPr>
        <w:spacing w:line="360" w:lineRule="auto"/>
        <w:ind w:left="36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FAQ (</w:t>
      </w:r>
      <w:r w:rsidDel="00000000" w:rsidR="00000000" w:rsidRPr="00000000">
        <w:rPr>
          <w:rFonts w:ascii="Bookman Old Style" w:cs="Bookman Old Style" w:eastAsia="Bookman Old Style" w:hAnsi="Bookman Old Style"/>
          <w:i w:val="1"/>
          <w:iCs w:val="1"/>
          <w:rtl w:val="0"/>
        </w:rPr>
        <w:t xml:space="preserve">Frequently Asked Question</w:t>
      </w:r>
      <w:r w:rsidDel="00000000" w:rsidR="00000000" w:rsidRPr="00000000">
        <w:rPr>
          <w:rFonts w:ascii="Bookman Old Style" w:cs="Bookman Old Style" w:eastAsia="Bookman Old Style" w:hAnsi="Bookman Old Style"/>
          <w:rtl w:val="0"/>
        </w:rPr>
        <w:t xml:space="preserve">) Product pada Katalog Elektronik versi 6 menjabarkan tentang jawaban penyelesaian masalah sebagai peningkatan efisiensi penyelesaian komplain atau isu untuk menanggapi pertanyaan yang sama berulang-ulang.</w:t>
      </w:r>
    </w:p>
    <w:p w:rsidR="00000000" w:rsidDel="00000000" w:rsidP="00000000" w:rsidRDefault="00000000" w:rsidRPr="00000000" w14:paraId="0000006A">
      <w:pPr>
        <w:numPr>
          <w:ilvl w:val="0"/>
          <w:numId w:val="150"/>
        </w:numPr>
        <w:spacing w:line="360" w:lineRule="auto"/>
        <w:ind w:left="36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FAQ ditujukan kepada Pihak yang terlibat dalam Katalog Elektronik versi 6, yakni PP, PPK, serta Penyedia.</w:t>
      </w:r>
    </w:p>
    <w:p w:rsidR="00000000" w:rsidDel="00000000" w:rsidP="00000000" w:rsidRDefault="00000000" w:rsidRPr="00000000" w14:paraId="0000006B">
      <w:pPr>
        <w:numPr>
          <w:ilvl w:val="0"/>
          <w:numId w:val="150"/>
        </w:numPr>
        <w:spacing w:line="360" w:lineRule="auto"/>
        <w:ind w:left="36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Tujuan dibuatnya FAQ ini adalah untuk menjawab pertanyaan umum dari Pihak yang terlibat secara intuitif serta memandu Pihak yang terlibat untuk mengikuti alur pengadaan barang &amp; jasa.</w:t>
      </w:r>
    </w:p>
    <w:p w:rsidR="00000000" w:rsidDel="00000000" w:rsidP="00000000" w:rsidRDefault="00000000" w:rsidRPr="00000000" w14:paraId="0000006C">
      <w:pPr>
        <w:numPr>
          <w:ilvl w:val="0"/>
          <w:numId w:val="150"/>
        </w:numPr>
        <w:spacing w:line="360" w:lineRule="auto"/>
        <w:ind w:left="36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FAQ ini dimiliki oleh Departemen </w:t>
      </w:r>
      <w:r w:rsidDel="00000000" w:rsidR="00000000" w:rsidRPr="00000000">
        <w:rPr>
          <w:rFonts w:ascii="Bookman Old Style" w:cs="Bookman Old Style" w:eastAsia="Bookman Old Style" w:hAnsi="Bookman Old Style"/>
          <w:i w:val="1"/>
          <w:iCs w:val="1"/>
          <w:rtl w:val="0"/>
        </w:rPr>
        <w:t xml:space="preserve">Product Operation.</w:t>
      </w:r>
    </w:p>
    <w:p w:rsidR="00000000" w:rsidDel="00000000" w:rsidP="00000000" w:rsidRDefault="00000000" w:rsidRPr="00000000" w14:paraId="0000006D">
      <w:pPr>
        <w:spacing w:line="360" w:lineRule="auto"/>
        <w:ind w:left="72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E">
      <w:pPr>
        <w:spacing w:line="360" w:lineRule="auto"/>
        <w:ind w:left="72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F">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0">
      <w:pPr>
        <w:pStyle w:val="Heading2"/>
        <w:numPr>
          <w:ilvl w:val="0"/>
          <w:numId w:val="26"/>
        </w:numPr>
        <w:spacing w:line="360" w:lineRule="auto"/>
        <w:ind w:left="0" w:hanging="360"/>
        <w:jc w:val="both"/>
        <w:rPr>
          <w:rFonts w:ascii="Bookman Old Style" w:cs="Bookman Old Style" w:eastAsia="Bookman Old Style" w:hAnsi="Bookman Old Style"/>
        </w:rPr>
      </w:pPr>
      <w:bookmarkStart w:colFirst="0" w:colLast="0" w:name="_80lj5xqkg49c" w:id="6"/>
      <w:bookmarkEnd w:id="6"/>
      <w:r w:rsidDel="00000000" w:rsidR="00000000" w:rsidRPr="00000000">
        <w:rPr>
          <w:rFonts w:ascii="Bookman Old Style" w:cs="Bookman Old Style" w:eastAsia="Bookman Old Style" w:hAnsi="Bookman Old Style"/>
          <w:rtl w:val="0"/>
        </w:rPr>
        <w:t xml:space="preserve">DEFINISI DAN SINGKATAN</w:t>
      </w:r>
    </w:p>
    <w:tbl>
      <w:tblPr>
        <w:tblStyle w:val="Table3"/>
        <w:tblW w:w="9360.0" w:type="dxa"/>
        <w:jc w:val="left"/>
        <w:tblInd w:w="1.4210854715202004E-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FAQ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rtl w:val="0"/>
              </w:rPr>
              <w:t xml:space="preserve">Frequently Ask Question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rtl w:val="0"/>
              </w:rPr>
              <w:t xml:space="preserve">Service Level Agreement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K/L/PD, </w:t>
            </w:r>
            <w:r w:rsidDel="00000000" w:rsidR="00000000" w:rsidRPr="00000000">
              <w:rPr>
                <w:rFonts w:ascii="Bookman Old Style" w:cs="Bookman Old Style" w:eastAsia="Bookman Old Style" w:hAnsi="Bookman Old Style"/>
                <w:rtl w:val="0"/>
              </w:rPr>
              <w:t xml:space="preserve">P</w:t>
            </w:r>
            <w:r w:rsidDel="00000000" w:rsidR="00000000" w:rsidRPr="00000000">
              <w:rPr>
                <w:rFonts w:ascii="Bookman Old Style" w:cs="Bookman Old Style" w:eastAsia="Bookman Old Style" w:hAnsi="Bookman Old Style"/>
                <w:sz w:val="24"/>
                <w:szCs w:val="24"/>
                <w:rtl w:val="0"/>
              </w:rPr>
              <w:t xml:space="preserve">elaku usaha, </w:t>
            </w:r>
            <w:r w:rsidDel="00000000" w:rsidR="00000000" w:rsidRPr="00000000">
              <w:rPr>
                <w:rFonts w:ascii="Bookman Old Style" w:cs="Bookman Old Style" w:eastAsia="Bookman Old Style" w:hAnsi="Bookman Old Style"/>
                <w:rtl w:val="0"/>
              </w:rPr>
              <w:t xml:space="preserve">P</w:t>
            </w:r>
            <w:r w:rsidDel="00000000" w:rsidR="00000000" w:rsidRPr="00000000">
              <w:rPr>
                <w:rFonts w:ascii="Bookman Old Style" w:cs="Bookman Old Style" w:eastAsia="Bookman Old Style" w:hAnsi="Bookman Old Style"/>
                <w:sz w:val="24"/>
                <w:szCs w:val="24"/>
                <w:rtl w:val="0"/>
              </w:rPr>
              <w:t xml:space="preserve">enyedia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Pejabat Pengadaan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PPK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Pejabat Pembuat Komitmen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Pengguna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Kuasa Pengguna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BSrE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Badan Sertifikasi Elektronik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Tanda Tangan Elektronik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Lembaga Pengadaan Secara Elektronik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Sistem Pengadaan Secara Elektronik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Berita Acara Serah Terima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Berita Acara Pembayaran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TKDN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Tingkat Komponen Dalam Negeri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Bobot Manfaat Perusahaan</w:t>
            </w:r>
          </w:p>
        </w:tc>
      </w:tr>
    </w:tbl>
    <w:p w:rsidR="00000000" w:rsidDel="00000000" w:rsidP="00000000" w:rsidRDefault="00000000" w:rsidRPr="00000000" w14:paraId="000000A1">
      <w:pPr>
        <w:spacing w:line="360" w:lineRule="auto"/>
        <w:ind w:left="720" w:firstLine="0"/>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numPr>
          <w:ilvl w:val="0"/>
          <w:numId w:val="26"/>
        </w:numPr>
        <w:spacing w:line="360" w:lineRule="auto"/>
        <w:ind w:left="0" w:hanging="360"/>
        <w:jc w:val="both"/>
        <w:rPr>
          <w:rFonts w:ascii="Bookman Old Style" w:cs="Bookman Old Style" w:eastAsia="Bookman Old Style" w:hAnsi="Bookman Old Style"/>
          <w:highlight w:val="white"/>
        </w:rPr>
      </w:pPr>
      <w:bookmarkStart w:colFirst="0" w:colLast="0" w:name="_oa5j6dvchuo2" w:id="7"/>
      <w:bookmarkEnd w:id="7"/>
      <w:r w:rsidDel="00000000" w:rsidR="00000000" w:rsidRPr="00000000">
        <w:rPr>
          <w:rFonts w:ascii="Bookman Old Style" w:cs="Bookman Old Style" w:eastAsia="Bookman Old Style" w:hAnsi="Bookman Old Style"/>
          <w:highlight w:val="white"/>
          <w:rtl w:val="0"/>
        </w:rPr>
        <w:t xml:space="preserve">KATEGORI PENGGUNA DAN DEFINISI PROSES</w:t>
      </w:r>
    </w:p>
    <w:p w:rsidR="00000000" w:rsidDel="00000000" w:rsidP="00000000" w:rsidRDefault="00000000" w:rsidRPr="00000000" w14:paraId="000000A3">
      <w:pPr>
        <w:pStyle w:val="Heading3"/>
        <w:spacing w:line="360" w:lineRule="auto"/>
        <w:ind w:left="90" w:hanging="360"/>
        <w:rPr>
          <w:rFonts w:ascii="Bookman Old Style" w:cs="Bookman Old Style" w:eastAsia="Bookman Old Style" w:hAnsi="Bookman Old Style"/>
        </w:rPr>
      </w:pPr>
      <w:bookmarkStart w:colFirst="0" w:colLast="0" w:name="_zb2ej75fud3e" w:id="8"/>
      <w:bookmarkEnd w:id="8"/>
      <w:r w:rsidDel="00000000" w:rsidR="00000000" w:rsidRPr="00000000">
        <w:rPr>
          <w:rFonts w:ascii="Bookman Old Style" w:cs="Bookman Old Style" w:eastAsia="Bookman Old Style" w:hAnsi="Bookman Old Style"/>
          <w:rtl w:val="0"/>
        </w:rPr>
        <w:t xml:space="preserve">3.1 PEMBELI (PPK/PP)</w:t>
      </w:r>
    </w:p>
    <w:p w:rsidR="00000000" w:rsidDel="00000000" w:rsidP="00000000" w:rsidRDefault="00000000" w:rsidRPr="00000000" w14:paraId="000000A4">
      <w:pPr>
        <w:spacing w:after="120" w:before="120" w:line="276" w:lineRule="auto"/>
        <w:ind w:firstLine="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dan PP K/L/PD adalah pelaku pengadaan barang dan jasa pemerintah yang berwenang untuk melakukan realisasi belanja pada Katalog Elektronik versi 6. PPK dan PP merupakan peranan yang dapat dijabat oleh Pengelola Barang dan Jasa atau Aparatur Sipil Negara (ASN) di lingkungan Kementerian, Lembaga, dan Pemerintah Daerah (K/L/PD). Dalam hal ini:  </w:t>
      </w:r>
    </w:p>
    <w:p w:rsidR="00000000" w:rsidDel="00000000" w:rsidP="00000000" w:rsidRDefault="00000000" w:rsidRPr="00000000" w14:paraId="000000A5">
      <w:pPr>
        <w:numPr>
          <w:ilvl w:val="0"/>
          <w:numId w:val="151"/>
        </w:numPr>
        <w:spacing w:after="120" w:before="120" w:line="276"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Pejabat Pembuat Komitmen yang selanjutnya disingkat PPK adalah pejabat yang diberi kewenangan oleh PA/KPA untuk mengambil keputusan dan/atau melakukan tindakan yang dapat mengakibatkan pengeluaran anggaran belanja negara/anggaran belanja daerah.</w:t>
      </w:r>
    </w:p>
    <w:p w:rsidR="00000000" w:rsidDel="00000000" w:rsidP="00000000" w:rsidRDefault="00000000" w:rsidRPr="00000000" w14:paraId="000000A6">
      <w:pPr>
        <w:numPr>
          <w:ilvl w:val="0"/>
          <w:numId w:val="151"/>
        </w:numPr>
        <w:spacing w:after="120" w:before="120" w:line="276"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Pejabat Pengadaan yang selanjutnya disingkat PP adalah pejabat administrasi/pejabat fungsional/personil yang bertugas melaksanakan Pengadaan Langsung, Penunjukan Langsung, dan/atau E-purchasing.</w:t>
      </w:r>
    </w:p>
    <w:p w:rsidR="00000000" w:rsidDel="00000000" w:rsidP="00000000" w:rsidRDefault="00000000" w:rsidRPr="00000000" w14:paraId="000000A7">
      <w:pPr>
        <w:spacing w:after="120" w:before="120" w:line="276" w:lineRule="auto"/>
        <w:ind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PPK dan PP berlaku sebagai pembeli dalam proses pengadaan Barang/Jasa Pemerintah. Pembeli adalah pejabat Kementerian/Lembaga/Pemerintah Daerah/Institusi yang diberi kewenangan untuk melakukan pengadaan barang/jasa pemerintah melalui sistem katalog elektronik</w:t>
      </w: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Dalam hal ini, Panduan pembeli yang dapat dilihat terdiri dari: Panduan Login dan Pengelolaan Profil. Panduan Pencarian Produk, dan Panduan Pesanan/Transaksi.</w:t>
      </w:r>
      <w:r w:rsidDel="00000000" w:rsidR="00000000" w:rsidRPr="00000000">
        <w:rPr>
          <w:rtl w:val="0"/>
        </w:rPr>
      </w:r>
    </w:p>
    <w:p w:rsidR="00000000" w:rsidDel="00000000" w:rsidP="00000000" w:rsidRDefault="00000000" w:rsidRPr="00000000" w14:paraId="000000A8">
      <w:pPr>
        <w:pStyle w:val="Heading4"/>
        <w:spacing w:line="360" w:lineRule="auto"/>
        <w:rPr>
          <w:rFonts w:ascii="Bookman Old Style" w:cs="Bookman Old Style" w:eastAsia="Bookman Old Style" w:hAnsi="Bookman Old Style"/>
          <w:sz w:val="22"/>
          <w:szCs w:val="22"/>
        </w:rPr>
      </w:pPr>
      <w:bookmarkStart w:colFirst="0" w:colLast="0" w:name="_5zpgbnjusec4" w:id="9"/>
      <w:bookmarkEnd w:id="9"/>
      <w:r w:rsidDel="00000000" w:rsidR="00000000" w:rsidRPr="00000000">
        <w:rPr>
          <w:rFonts w:ascii="Bookman Old Style" w:cs="Bookman Old Style" w:eastAsia="Bookman Old Style" w:hAnsi="Bookman Old Style"/>
          <w:rtl w:val="0"/>
        </w:rPr>
        <w:t xml:space="preserve">3.1.1 Akun</w:t>
      </w:r>
      <w:r w:rsidDel="00000000" w:rsidR="00000000" w:rsidRPr="00000000">
        <w:rPr>
          <w:rtl w:val="0"/>
        </w:rPr>
      </w:r>
    </w:p>
    <w:p w:rsidR="00000000" w:rsidDel="00000000" w:rsidP="00000000" w:rsidRDefault="00000000" w:rsidRPr="00000000" w14:paraId="000000A9">
      <w:pPr>
        <w:spacing w:line="276" w:lineRule="auto"/>
        <w:ind w:left="288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AA">
      <w:pPr>
        <w:pStyle w:val="Heading5"/>
        <w:rPr>
          <w:rFonts w:ascii="Bookman Old Style" w:cs="Bookman Old Style" w:eastAsia="Bookman Old Style" w:hAnsi="Bookman Old Style"/>
          <w:color w:val="000000"/>
          <w:u w:val="none"/>
        </w:rPr>
      </w:pPr>
      <w:bookmarkStart w:colFirst="0" w:colLast="0" w:name="_6eqk0ntlg53n" w:id="10"/>
      <w:bookmarkEnd w:id="10"/>
      <w:r w:rsidDel="00000000" w:rsidR="00000000" w:rsidRPr="00000000">
        <w:rPr>
          <w:rFonts w:ascii="Bookman Old Style" w:cs="Bookman Old Style" w:eastAsia="Bookman Old Style" w:hAnsi="Bookman Old Style"/>
          <w:color w:val="000000"/>
          <w:u w:val="none"/>
          <w:rtl w:val="0"/>
        </w:rPr>
        <w:t xml:space="preserve">3.1.1.1 </w:t>
      </w:r>
      <w:r w:rsidDel="00000000" w:rsidR="00000000" w:rsidRPr="00000000">
        <w:rPr>
          <w:rFonts w:ascii="Bookman Old Style" w:cs="Bookman Old Style" w:eastAsia="Bookman Old Style" w:hAnsi="Bookman Old Style"/>
          <w:u w:val="none"/>
          <w:rtl w:val="0"/>
        </w:rPr>
        <w:t xml:space="preserve">Login</w:t>
      </w:r>
      <w:r w:rsidDel="00000000" w:rsidR="00000000" w:rsidRPr="00000000">
        <w:rPr>
          <w:rtl w:val="0"/>
        </w:rPr>
      </w:r>
    </w:p>
    <w:p w:rsidR="00000000" w:rsidDel="00000000" w:rsidP="00000000" w:rsidRDefault="00000000" w:rsidRPr="00000000" w14:paraId="000000AB">
      <w:pPr>
        <w:numPr>
          <w:ilvl w:val="0"/>
          <w:numId w:val="98"/>
        </w:numPr>
        <w:spacing w:line="276"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Akun apa yang digunakan untuk mengakses Katalog Elektronik versi 6</w:t>
      </w:r>
    </w:p>
    <w:p w:rsidR="00000000" w:rsidDel="00000000" w:rsidP="00000000" w:rsidRDefault="00000000" w:rsidRPr="00000000" w14:paraId="000000AC">
      <w:pPr>
        <w:numPr>
          <w:ilvl w:val="0"/>
          <w:numId w:val="108"/>
        </w:numPr>
        <w:spacing w:line="276" w:lineRule="auto"/>
        <w:ind w:left="1440" w:hanging="36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Anda dapat mengakses laman Katalog Elektronik versi 6 dengan menggunakan akun yang dimiliki dalam Manajemen Akun Terpusat SPSE dan Sistem Pendukung, yaitu akun.inaproc.id. Untuk dapat melakukan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silahkan masukan nama akun dan kata sandi pada halaman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PPK/PP akan diarahkan pada halaman “Manajemen Akses” untuk mengakses Katalog Elektronik versi 6.</w:t>
      </w:r>
      <w:r w:rsidDel="00000000" w:rsidR="00000000" w:rsidRPr="00000000">
        <w:rPr>
          <w:rtl w:val="0"/>
        </w:rPr>
      </w:r>
    </w:p>
    <w:p w:rsidR="00000000" w:rsidDel="00000000" w:rsidP="00000000" w:rsidRDefault="00000000" w:rsidRPr="00000000" w14:paraId="000000AD">
      <w:pPr>
        <w:spacing w:line="276" w:lineRule="auto"/>
        <w:ind w:left="144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AE">
      <w:pPr>
        <w:numPr>
          <w:ilvl w:val="0"/>
          <w:numId w:val="98"/>
        </w:numPr>
        <w:spacing w:line="276"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seorang PP/PPK tapi belum memiliki akun, b</w:t>
      </w:r>
      <w:r w:rsidDel="00000000" w:rsidR="00000000" w:rsidRPr="00000000">
        <w:rPr>
          <w:rFonts w:ascii="Bookman Old Style" w:cs="Bookman Old Style" w:eastAsia="Bookman Old Style" w:hAnsi="Bookman Old Style"/>
          <w:rtl w:val="0"/>
        </w:rPr>
        <w:t xml:space="preserve">agaimana cara melakukan pendaftaran akun?</w:t>
      </w:r>
      <w:r w:rsidDel="00000000" w:rsidR="00000000" w:rsidRPr="00000000">
        <w:rPr>
          <w:rtl w:val="0"/>
        </w:rPr>
      </w:r>
    </w:p>
    <w:p w:rsidR="00000000" w:rsidDel="00000000" w:rsidP="00000000" w:rsidRDefault="00000000" w:rsidRPr="00000000" w14:paraId="000000AF">
      <w:pPr>
        <w:numPr>
          <w:ilvl w:val="0"/>
          <w:numId w:val="78"/>
        </w:numPr>
        <w:spacing w:line="276"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Dalam rangka penggunaan Katalog Elektronik untuk Pengadaan Barang/Jasa melalui metode </w:t>
      </w:r>
      <w:r w:rsidDel="00000000" w:rsidR="00000000" w:rsidRPr="00000000">
        <w:rPr>
          <w:rFonts w:ascii="Bookman Old Style" w:cs="Bookman Old Style" w:eastAsia="Bookman Old Style" w:hAnsi="Bookman Old Style"/>
          <w:i w:val="1"/>
          <w:iCs w:val="1"/>
          <w:sz w:val="22"/>
          <w:szCs w:val="22"/>
          <w:rtl w:val="0"/>
        </w:rPr>
        <w:t xml:space="preserve">E-Purchasing,</w:t>
      </w:r>
      <w:r w:rsidDel="00000000" w:rsidR="00000000" w:rsidRPr="00000000">
        <w:rPr>
          <w:rFonts w:ascii="Bookman Old Style" w:cs="Bookman Old Style" w:eastAsia="Bookman Old Style" w:hAnsi="Bookman Old Style"/>
          <w:sz w:val="22"/>
          <w:szCs w:val="22"/>
          <w:rtl w:val="0"/>
        </w:rPr>
        <w:t xml:space="preserve"> Para Pihak melakukan pendaftaran melalui halaman website Manajemen Akun Terpusat bagi Pengguna SPSE dan Sistem Pendukung untuk mendapatkan akun pengguna dalam Sistem Pengadaan Barang/Jasa Pemerintah;</w:t>
      </w:r>
    </w:p>
    <w:p w:rsidR="00000000" w:rsidDel="00000000" w:rsidP="00000000" w:rsidRDefault="00000000" w:rsidRPr="00000000" w14:paraId="000000B0">
      <w:pPr>
        <w:numPr>
          <w:ilvl w:val="0"/>
          <w:numId w:val="78"/>
        </w:numPr>
        <w:spacing w:line="276"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Pendaftaran dilakukan dengan melakukan registrasi serta verifikasi melalui laman Manajemen Akun Terpusat bagi Pengguna SPSE dan Sistem Pendukung yakni akun.inaproc.id. </w:t>
      </w:r>
    </w:p>
    <w:p w:rsidR="00000000" w:rsidDel="00000000" w:rsidP="00000000" w:rsidRDefault="00000000" w:rsidRPr="00000000" w14:paraId="000000B1">
      <w:pPr>
        <w:numPr>
          <w:ilvl w:val="0"/>
          <w:numId w:val="78"/>
        </w:numPr>
        <w:spacing w:line="276"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Tahapan pendaftaran pengguna terdiri atas Registrasi Identitas Digital, Registrasi Profil, serta Registrasi dan Verifikasi Akses. Tata cara registrasi dan verifikasi akun para pihak dapat merujuk kepada Keputusan Kepala Tentang Pedoman Tata cara Manajemen Akun Terpusat Bagi Pengguna SPSE dan sistem pendukung; </w:t>
      </w:r>
    </w:p>
    <w:p w:rsidR="00000000" w:rsidDel="00000000" w:rsidP="00000000" w:rsidRDefault="00000000" w:rsidRPr="00000000" w14:paraId="000000B2">
      <w:pPr>
        <w:numPr>
          <w:ilvl w:val="0"/>
          <w:numId w:val="78"/>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Para Pihak mendaftar dalam Manajemen Akun Terpusat bagi Pengguna SPSE dan Sistem Pendukung dengan tahapan sebagai berikut:</w:t>
      </w:r>
      <w:r w:rsidDel="00000000" w:rsidR="00000000" w:rsidRPr="00000000">
        <w:rPr>
          <w:rtl w:val="0"/>
        </w:rPr>
      </w:r>
    </w:p>
    <w:p w:rsidR="00000000" w:rsidDel="00000000" w:rsidP="00000000" w:rsidRDefault="00000000" w:rsidRPr="00000000" w14:paraId="000000B3">
      <w:pPr>
        <w:numPr>
          <w:ilvl w:val="0"/>
          <w:numId w:val="7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Anda dapat melakukan pendaftaran akun SPSE pada website LPSE Kementerian/Lembaga/Pemerintah Daerah yang terdekat dengan domisili anda</w:t>
      </w:r>
    </w:p>
    <w:p w:rsidR="00000000" w:rsidDel="00000000" w:rsidP="00000000" w:rsidRDefault="00000000" w:rsidRPr="00000000" w14:paraId="000000B4">
      <w:pPr>
        <w:numPr>
          <w:ilvl w:val="2"/>
          <w:numId w:val="78"/>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Penyedia melakukan pendaftaran daring pada laman/website Layanan Pengadaan Secara Elektronik K/L/PD;</w:t>
      </w:r>
    </w:p>
    <w:p w:rsidR="00000000" w:rsidDel="00000000" w:rsidP="00000000" w:rsidRDefault="00000000" w:rsidRPr="00000000" w14:paraId="000000B5">
      <w:pPr>
        <w:numPr>
          <w:ilvl w:val="2"/>
          <w:numId w:val="78"/>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Penyedia mendapatkan surat elektronik/email dari SPSE yang berisi tautan untuk mengisi data perusahaan/perorangan sesuai dengan formulir yang tersedia;</w:t>
      </w:r>
    </w:p>
    <w:p w:rsidR="00000000" w:rsidDel="00000000" w:rsidP="00000000" w:rsidRDefault="00000000" w:rsidRPr="00000000" w14:paraId="000000B6">
      <w:pPr>
        <w:numPr>
          <w:ilvl w:val="2"/>
          <w:numId w:val="78"/>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Penyedia datang ke kantor Layanan Pengadaan Secara Elektronik untuk dilakukan verifikasi dengan membawa dokumen persyaratan berupa dokumen asli dan fotokopi dokumen; dan</w:t>
      </w:r>
    </w:p>
    <w:p w:rsidR="00000000" w:rsidDel="00000000" w:rsidP="00000000" w:rsidRDefault="00000000" w:rsidRPr="00000000" w14:paraId="000000B7">
      <w:pPr>
        <w:numPr>
          <w:ilvl w:val="2"/>
          <w:numId w:val="78"/>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Verifikator memberikan tanda terima bahwa proses verifikasi telah selesai dilakukan.</w:t>
      </w:r>
    </w:p>
    <w:p w:rsidR="00000000" w:rsidDel="00000000" w:rsidP="00000000" w:rsidRDefault="00000000" w:rsidRPr="00000000" w14:paraId="000000B8">
      <w:pPr>
        <w:numPr>
          <w:ilvl w:val="2"/>
          <w:numId w:val="78"/>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mengalami kendala, Silahkan menelpon ke nomor </w:t>
      </w:r>
      <w:r w:rsidDel="00000000" w:rsidR="00000000" w:rsidRPr="00000000">
        <w:rPr>
          <w:rFonts w:ascii="Bookman Old Style" w:cs="Bookman Old Style" w:eastAsia="Bookman Old Style" w:hAnsi="Bookman Old Style"/>
          <w:i w:val="1"/>
          <w:iCs w:val="1"/>
          <w:sz w:val="22"/>
          <w:szCs w:val="22"/>
          <w:rtl w:val="0"/>
        </w:rPr>
        <w:t xml:space="preserve">Call Center</w:t>
      </w:r>
      <w:r w:rsidDel="00000000" w:rsidR="00000000" w:rsidRPr="00000000">
        <w:rPr>
          <w:rFonts w:ascii="Bookman Old Style" w:cs="Bookman Old Style" w:eastAsia="Bookman Old Style" w:hAnsi="Bookman Old Style"/>
          <w:sz w:val="22"/>
          <w:szCs w:val="22"/>
          <w:rtl w:val="0"/>
        </w:rPr>
        <w:t xml:space="preserve"> LPSE setempat untuk menyelesaikan pendaftaran akun LPSE.</w:t>
      </w:r>
    </w:p>
    <w:p w:rsidR="00000000" w:rsidDel="00000000" w:rsidP="00000000" w:rsidRDefault="00000000" w:rsidRPr="00000000" w14:paraId="000000B9">
      <w:pPr>
        <w:spacing w:line="276" w:lineRule="auto"/>
        <w:ind w:left="144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A">
      <w:pPr>
        <w:numPr>
          <w:ilvl w:val="0"/>
          <w:numId w:val="98"/>
        </w:numPr>
        <w:spacing w:line="276"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PP/PPK tidak bisa login di LPSE dan muncul informasi "Maaf User ID atau Password anda salah"?</w:t>
      </w:r>
      <w:r w:rsidDel="00000000" w:rsidR="00000000" w:rsidRPr="00000000">
        <w:rPr>
          <w:rtl w:val="0"/>
        </w:rPr>
      </w:r>
    </w:p>
    <w:p w:rsidR="00000000" w:rsidDel="00000000" w:rsidP="00000000" w:rsidRDefault="00000000" w:rsidRPr="00000000" w14:paraId="000000BB">
      <w:pPr>
        <w:numPr>
          <w:ilvl w:val="0"/>
          <w:numId w:val="64"/>
        </w:numPr>
        <w:spacing w:line="276" w:lineRule="auto"/>
        <w:ind w:left="1440" w:hanging="36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mengalami kendala pada saat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user dapat melakukan </w:t>
      </w:r>
      <w:r w:rsidDel="00000000" w:rsidR="00000000" w:rsidRPr="00000000">
        <w:rPr>
          <w:rFonts w:ascii="Bookman Old Style" w:cs="Bookman Old Style" w:eastAsia="Bookman Old Style" w:hAnsi="Bookman Old Style"/>
          <w:i w:val="1"/>
          <w:iCs w:val="1"/>
          <w:sz w:val="22"/>
          <w:szCs w:val="22"/>
          <w:rtl w:val="0"/>
        </w:rPr>
        <w:t xml:space="preserve">login </w:t>
      </w:r>
      <w:r w:rsidDel="00000000" w:rsidR="00000000" w:rsidRPr="00000000">
        <w:rPr>
          <w:rFonts w:ascii="Bookman Old Style" w:cs="Bookman Old Style" w:eastAsia="Bookman Old Style" w:hAnsi="Bookman Old Style"/>
          <w:sz w:val="22"/>
          <w:szCs w:val="22"/>
          <w:rtl w:val="0"/>
        </w:rPr>
        <w:t xml:space="preserve">ulang dengan </w:t>
      </w:r>
      <w:r w:rsidDel="00000000" w:rsidR="00000000" w:rsidRPr="00000000">
        <w:rPr>
          <w:rFonts w:ascii="Bookman Old Style" w:cs="Bookman Old Style" w:eastAsia="Bookman Old Style" w:hAnsi="Bookman Old Style"/>
          <w:sz w:val="22"/>
          <w:szCs w:val="22"/>
          <w:rtl w:val="0"/>
        </w:rPr>
        <w:t xml:space="preserve">menggunakan/memasukkan User ID atau Password yang sesuai/benar untuk mengkonfirmasi gagal </w:t>
      </w:r>
      <w:r w:rsidDel="00000000" w:rsidR="00000000" w:rsidRPr="00000000">
        <w:rPr>
          <w:rFonts w:ascii="Bookman Old Style" w:cs="Bookman Old Style" w:eastAsia="Bookman Old Style" w:hAnsi="Bookman Old Style"/>
          <w:i w:val="1"/>
          <w:iCs w:val="1"/>
          <w:sz w:val="22"/>
          <w:szCs w:val="22"/>
          <w:rtl w:val="0"/>
        </w:rPr>
        <w:t xml:space="preserve">login. </w:t>
      </w:r>
      <w:r w:rsidDel="00000000" w:rsidR="00000000" w:rsidRPr="00000000">
        <w:rPr>
          <w:rFonts w:ascii="Bookman Old Style" w:cs="Bookman Old Style" w:eastAsia="Bookman Old Style" w:hAnsi="Bookman Old Style"/>
          <w:sz w:val="22"/>
          <w:szCs w:val="22"/>
          <w:rtl w:val="0"/>
        </w:rPr>
        <w:t xml:space="preserve">Dalam hal ini:</w:t>
      </w:r>
    </w:p>
    <w:p w:rsidR="00000000" w:rsidDel="00000000" w:rsidP="00000000" w:rsidRDefault="00000000" w:rsidRPr="00000000" w14:paraId="000000BC">
      <w:pPr>
        <w:numPr>
          <w:ilvl w:val="0"/>
          <w:numId w:val="64"/>
        </w:numPr>
        <w:spacing w:line="276" w:lineRule="auto"/>
        <w:ind w:left="1440" w:hanging="36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user tidak ingat dengan passwordnya, user dapat mengklik Fitur Lupa Password di web LPSE pertama kali mendaftar (Akun yang menjadi User Default).  Jika User tidak ingat dengan User ID yang didaftarkan, user dapat melapor melalui LPSE Support terdekat dengan melampirkan Data Penyedia Seperti SIUP/SIUJK, TDP, NPWP </w:t>
      </w:r>
      <w:r w:rsidDel="00000000" w:rsidR="00000000" w:rsidRPr="00000000">
        <w:rPr>
          <w:rFonts w:ascii="Bookman Old Style" w:cs="Bookman Old Style" w:eastAsia="Bookman Old Style" w:hAnsi="Bookman Old Style"/>
          <w:sz w:val="22"/>
          <w:szCs w:val="22"/>
          <w:rtl w:val="0"/>
        </w:rPr>
        <w:t xml:space="preserve">Akta</w:t>
      </w:r>
      <w:r w:rsidDel="00000000" w:rsidR="00000000" w:rsidRPr="00000000">
        <w:rPr>
          <w:rFonts w:ascii="Bookman Old Style" w:cs="Bookman Old Style" w:eastAsia="Bookman Old Style" w:hAnsi="Bookman Old Style"/>
          <w:sz w:val="22"/>
          <w:szCs w:val="22"/>
          <w:rtl w:val="0"/>
        </w:rPr>
        <w:t xml:space="preserve"> dan Data Lainnya untuk memvalidasi keaslian dari kepemilikan akun.</w:t>
      </w:r>
      <w:r w:rsidDel="00000000" w:rsidR="00000000" w:rsidRPr="00000000">
        <w:rPr>
          <w:rtl w:val="0"/>
        </w:rPr>
      </w:r>
    </w:p>
    <w:p w:rsidR="00000000" w:rsidDel="00000000" w:rsidP="00000000" w:rsidRDefault="00000000" w:rsidRPr="00000000" w14:paraId="000000BD">
      <w:pPr>
        <w:spacing w:line="276" w:lineRule="auto"/>
        <w:ind w:left="144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E">
      <w:pPr>
        <w:numPr>
          <w:ilvl w:val="0"/>
          <w:numId w:val="98"/>
        </w:numPr>
        <w:spacing w:line="276"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Tidak bisa login di LPSE dan muncul informasi "Java Script error..."?</w:t>
      </w:r>
      <w:r w:rsidDel="00000000" w:rsidR="00000000" w:rsidRPr="00000000">
        <w:rPr>
          <w:rtl w:val="0"/>
        </w:rPr>
      </w:r>
    </w:p>
    <w:p w:rsidR="00000000" w:rsidDel="00000000" w:rsidP="00000000" w:rsidRDefault="00000000" w:rsidRPr="00000000" w14:paraId="000000BF">
      <w:pPr>
        <w:numPr>
          <w:ilvl w:val="0"/>
          <w:numId w:val="49"/>
        </w:numPr>
        <w:spacing w:line="276" w:lineRule="auto"/>
        <w:ind w:left="1440" w:hanging="36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mendapatkan pesan error tersebut, maka perlu dilakukannya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di LPSE setempat atau lainnya. PPK/PP diharapkan untuk segera melapor ke LPSE Support melalui LPSE X/Lainnya atau </w:t>
      </w:r>
      <w:r w:rsidDel="00000000" w:rsidR="00000000" w:rsidRPr="00000000">
        <w:rPr>
          <w:rFonts w:ascii="Bookman Old Style" w:cs="Bookman Old Style" w:eastAsia="Bookman Old Style" w:hAnsi="Bookman Old Style"/>
          <w:i w:val="1"/>
          <w:iCs w:val="1"/>
          <w:sz w:val="22"/>
          <w:szCs w:val="22"/>
          <w:rtl w:val="0"/>
        </w:rPr>
        <w:t xml:space="preserve">Call Center</w:t>
      </w:r>
      <w:r w:rsidDel="00000000" w:rsidR="00000000" w:rsidRPr="00000000">
        <w:rPr>
          <w:rFonts w:ascii="Bookman Old Style" w:cs="Bookman Old Style" w:eastAsia="Bookman Old Style" w:hAnsi="Bookman Old Style"/>
          <w:sz w:val="22"/>
          <w:szCs w:val="22"/>
          <w:rtl w:val="0"/>
        </w:rPr>
        <w:t xml:space="preserve"> 144 untuk dilakukan perbaikan pada sistem agregasi di LPSE X.</w:t>
      </w:r>
    </w:p>
    <w:p w:rsidR="00000000" w:rsidDel="00000000" w:rsidP="00000000" w:rsidRDefault="00000000" w:rsidRPr="00000000" w14:paraId="000000C0">
      <w:pPr>
        <w:spacing w:line="276" w:lineRule="auto"/>
        <w:ind w:left="216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C1">
      <w:pPr>
        <w:pStyle w:val="Heading5"/>
        <w:rPr>
          <w:rFonts w:ascii="Bookman Old Style" w:cs="Bookman Old Style" w:eastAsia="Bookman Old Style" w:hAnsi="Bookman Old Style"/>
          <w:i w:val="1"/>
          <w:iCs w:val="1"/>
          <w:u w:val="none"/>
        </w:rPr>
      </w:pPr>
      <w:bookmarkStart w:colFirst="0" w:colLast="0" w:name="_tj797lidd02x" w:id="11"/>
      <w:bookmarkEnd w:id="11"/>
      <w:r w:rsidDel="00000000" w:rsidR="00000000" w:rsidRPr="00000000">
        <w:rPr>
          <w:rFonts w:ascii="Bookman Old Style" w:cs="Bookman Old Style" w:eastAsia="Bookman Old Style" w:hAnsi="Bookman Old Style"/>
          <w:u w:val="none"/>
          <w:rtl w:val="0"/>
        </w:rPr>
        <w:t xml:space="preserve">3.1.1.2 </w:t>
      </w:r>
      <w:r w:rsidDel="00000000" w:rsidR="00000000" w:rsidRPr="00000000">
        <w:rPr>
          <w:rFonts w:ascii="Bookman Old Style" w:cs="Bookman Old Style" w:eastAsia="Bookman Old Style" w:hAnsi="Bookman Old Style"/>
          <w:i w:val="1"/>
          <w:iCs w:val="1"/>
          <w:u w:val="none"/>
          <w:rtl w:val="0"/>
        </w:rPr>
        <w:t xml:space="preserve">Onboarding</w:t>
      </w:r>
      <w:r w:rsidDel="00000000" w:rsidR="00000000" w:rsidRPr="00000000">
        <w:rPr>
          <w:rtl w:val="0"/>
        </w:rPr>
      </w:r>
    </w:p>
    <w:p w:rsidR="00000000" w:rsidDel="00000000" w:rsidP="00000000" w:rsidRDefault="00000000" w:rsidRPr="00000000" w14:paraId="000000C2">
      <w:pPr>
        <w:numPr>
          <w:ilvl w:val="0"/>
          <w:numId w:val="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w:t>
      </w:r>
      <w:r w:rsidDel="00000000" w:rsidR="00000000" w:rsidRPr="00000000">
        <w:rPr>
          <w:rFonts w:ascii="Bookman Old Style" w:cs="Bookman Old Style" w:eastAsia="Bookman Old Style" w:hAnsi="Bookman Old Style"/>
          <w:i w:val="1"/>
          <w:iCs w:val="1"/>
          <w:rtl w:val="0"/>
        </w:rPr>
        <w:t xml:space="preserve">Onboarding User</w:t>
      </w:r>
    </w:p>
    <w:p w:rsidR="00000000" w:rsidDel="00000000" w:rsidP="00000000" w:rsidRDefault="00000000" w:rsidRPr="00000000" w14:paraId="000000C3">
      <w:pPr>
        <w:numPr>
          <w:ilvl w:val="0"/>
          <w:numId w:val="40"/>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adalah fitur panduan yang disediakan oleh Katalog Elektronik versi 6 untuk membantu pengguna dalam memvalidasi akun, mengisi kelengkapan data, dan mempermudah pengguna dalam melakukan pemakaian Katalog Elektronik versi 6.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hanya dilakukan sekali sebelum pengguna mengakses Katalog Elektronik versi 6.</w:t>
      </w:r>
      <w:r w:rsidDel="00000000" w:rsidR="00000000" w:rsidRPr="00000000">
        <w:rPr>
          <w:rtl w:val="0"/>
        </w:rPr>
      </w:r>
    </w:p>
    <w:p w:rsidR="00000000" w:rsidDel="00000000" w:rsidP="00000000" w:rsidRDefault="00000000" w:rsidRPr="00000000" w14:paraId="000000C4">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C5">
      <w:pPr>
        <w:numPr>
          <w:ilvl w:val="0"/>
          <w:numId w:val="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saja yang harus dilakukan pada proses onboarding</w:t>
      </w:r>
      <w:r w:rsidDel="00000000" w:rsidR="00000000" w:rsidRPr="00000000">
        <w:rPr>
          <w:rtl w:val="0"/>
        </w:rPr>
      </w:r>
    </w:p>
    <w:p w:rsidR="00000000" w:rsidDel="00000000" w:rsidP="00000000" w:rsidRDefault="00000000" w:rsidRPr="00000000" w14:paraId="000000C6">
      <w:pPr>
        <w:numPr>
          <w:ilvl w:val="0"/>
          <w:numId w:val="89"/>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Dalam proses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terdapat tahapan yang harus dilalui oleh PPK &amp; PP, yakni: </w:t>
      </w:r>
    </w:p>
    <w:p w:rsidR="00000000" w:rsidDel="00000000" w:rsidP="00000000" w:rsidRDefault="00000000" w:rsidRPr="00000000" w14:paraId="000000C7">
      <w:pPr>
        <w:numPr>
          <w:ilvl w:val="0"/>
          <w:numId w:val="60"/>
        </w:numPr>
        <w:spacing w:line="276" w:lineRule="auto"/>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 : Persetujuan Syarat &amp; Ketentuan, Pengisian Satuan &amp; Unit Kerja, dan Penginputan Email &amp; Verifikasi.</w:t>
      </w:r>
    </w:p>
    <w:p w:rsidR="00000000" w:rsidDel="00000000" w:rsidP="00000000" w:rsidRDefault="00000000" w:rsidRPr="00000000" w14:paraId="000000C8">
      <w:pPr>
        <w:numPr>
          <w:ilvl w:val="0"/>
          <w:numId w:val="60"/>
        </w:numPr>
        <w:spacing w:line="276" w:lineRule="auto"/>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 Persetujuan Syarat &amp; Ketentuan, Pengisian Satuan &amp; Unit Kerja, Penginputan Email &amp; Verifikasi, dan Penginputan Tanda Tangan Elektronik.</w:t>
      </w:r>
    </w:p>
    <w:p w:rsidR="00000000" w:rsidDel="00000000" w:rsidP="00000000" w:rsidRDefault="00000000" w:rsidRPr="00000000" w14:paraId="000000C9">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CA">
      <w:pPr>
        <w:numPr>
          <w:ilvl w:val="0"/>
          <w:numId w:val="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wajib untuk mengikuti proses </w:t>
      </w:r>
      <w:r w:rsidDel="00000000" w:rsidR="00000000" w:rsidRPr="00000000">
        <w:rPr>
          <w:rFonts w:ascii="Bookman Old Style" w:cs="Bookman Old Style" w:eastAsia="Bookman Old Style" w:hAnsi="Bookman Old Style"/>
          <w:i w:val="1"/>
          <w:iCs w:val="1"/>
          <w:rtl w:val="0"/>
        </w:rPr>
        <w:t xml:space="preserve">onboarding</w:t>
      </w:r>
    </w:p>
    <w:p w:rsidR="00000000" w:rsidDel="00000000" w:rsidP="00000000" w:rsidRDefault="00000000" w:rsidRPr="00000000" w14:paraId="000000CB">
      <w:pPr>
        <w:numPr>
          <w:ilvl w:val="0"/>
          <w:numId w:val="59"/>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Proses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bersifat wajib untuk kepentingan finalisasi data pengguna di awal. Silakan mengisi dengan lengkap form sebagai kebutuhan kami dalam mengecek riwayat pelayanan dan keperluan selanjutnya yang ingin dilakukan.</w:t>
      </w:r>
    </w:p>
    <w:p w:rsidR="00000000" w:rsidDel="00000000" w:rsidP="00000000" w:rsidRDefault="00000000" w:rsidRPr="00000000" w14:paraId="000000CC">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CD">
      <w:pPr>
        <w:numPr>
          <w:ilvl w:val="0"/>
          <w:numId w:val="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belum menyelesaikan </w:t>
      </w:r>
      <w:r w:rsidDel="00000000" w:rsidR="00000000" w:rsidRPr="00000000">
        <w:rPr>
          <w:rFonts w:ascii="Bookman Old Style" w:cs="Bookman Old Style" w:eastAsia="Bookman Old Style" w:hAnsi="Bookman Old Style"/>
          <w:i w:val="1"/>
          <w:iCs w:val="1"/>
          <w:rtl w:val="0"/>
        </w:rPr>
        <w:t xml:space="preserve">onboarding</w:t>
      </w:r>
      <w:r w:rsidDel="00000000" w:rsidR="00000000" w:rsidRPr="00000000">
        <w:rPr>
          <w:rFonts w:ascii="Bookman Old Style" w:cs="Bookman Old Style" w:eastAsia="Bookman Old Style" w:hAnsi="Bookman Old Style"/>
          <w:rtl w:val="0"/>
        </w:rPr>
        <w:t xml:space="preserve">, apakah saya tetap bisa mengakses Katalog Elektronik versi 6.</w:t>
      </w:r>
    </w:p>
    <w:p w:rsidR="00000000" w:rsidDel="00000000" w:rsidP="00000000" w:rsidRDefault="00000000" w:rsidRPr="00000000" w14:paraId="000000CE">
      <w:pPr>
        <w:numPr>
          <w:ilvl w:val="0"/>
          <w:numId w:val="8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Anda tetap dapat mengakses Katalog Elektronik versi 6, akan tetapi tetap akan selalu tampil proses </w:t>
      </w:r>
      <w:r w:rsidDel="00000000" w:rsidR="00000000" w:rsidRPr="00000000">
        <w:rPr>
          <w:rFonts w:ascii="Bookman Old Style" w:cs="Bookman Old Style" w:eastAsia="Bookman Old Style" w:hAnsi="Bookman Old Style"/>
          <w:i w:val="1"/>
          <w:iCs w:val="1"/>
          <w:sz w:val="22"/>
          <w:szCs w:val="22"/>
          <w:rtl w:val="0"/>
        </w:rPr>
        <w:t xml:space="preserve">Onboarding </w:t>
      </w:r>
      <w:r w:rsidDel="00000000" w:rsidR="00000000" w:rsidRPr="00000000">
        <w:rPr>
          <w:rFonts w:ascii="Bookman Old Style" w:cs="Bookman Old Style" w:eastAsia="Bookman Old Style" w:hAnsi="Bookman Old Style"/>
          <w:sz w:val="22"/>
          <w:szCs w:val="22"/>
          <w:rtl w:val="0"/>
        </w:rPr>
        <w:t xml:space="preserve">yang perlu diselesaikan sebelum bisa mengakses halaman lain/</w:t>
      </w:r>
      <w:r w:rsidDel="00000000" w:rsidR="00000000" w:rsidRPr="00000000">
        <w:rPr>
          <w:rFonts w:ascii="Bookman Old Style" w:cs="Bookman Old Style" w:eastAsia="Bookman Old Style" w:hAnsi="Bookman Old Style"/>
          <w:i w:val="1"/>
          <w:iCs w:val="1"/>
          <w:sz w:val="22"/>
          <w:szCs w:val="22"/>
          <w:rtl w:val="0"/>
        </w:rPr>
        <w:t xml:space="preserve">homepage </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CF">
      <w:pPr>
        <w:numPr>
          <w:ilvl w:val="0"/>
          <w:numId w:val="8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pengguna sudah pernah melakukan </w:t>
      </w:r>
      <w:r w:rsidDel="00000000" w:rsidR="00000000" w:rsidRPr="00000000">
        <w:rPr>
          <w:rFonts w:ascii="Bookman Old Style" w:cs="Bookman Old Style" w:eastAsia="Bookman Old Style" w:hAnsi="Bookman Old Style"/>
          <w:i w:val="1"/>
          <w:iCs w:val="1"/>
          <w:sz w:val="22"/>
          <w:szCs w:val="22"/>
          <w:rtl w:val="0"/>
        </w:rPr>
        <w:t xml:space="preserve">login </w:t>
      </w:r>
      <w:r w:rsidDel="00000000" w:rsidR="00000000" w:rsidRPr="00000000">
        <w:rPr>
          <w:rFonts w:ascii="Bookman Old Style" w:cs="Bookman Old Style" w:eastAsia="Bookman Old Style" w:hAnsi="Bookman Old Style"/>
          <w:sz w:val="22"/>
          <w:szCs w:val="22"/>
          <w:rtl w:val="0"/>
        </w:rPr>
        <w:t xml:space="preserve">sebelumnya dan sudah menyelesaikan proses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maka Proses </w:t>
      </w:r>
      <w:r w:rsidDel="00000000" w:rsidR="00000000" w:rsidRPr="00000000">
        <w:rPr>
          <w:rFonts w:ascii="Bookman Old Style" w:cs="Bookman Old Style" w:eastAsia="Bookman Old Style" w:hAnsi="Bookman Old Style"/>
          <w:i w:val="1"/>
          <w:iCs w:val="1"/>
          <w:sz w:val="22"/>
          <w:szCs w:val="22"/>
          <w:rtl w:val="0"/>
        </w:rPr>
        <w:t xml:space="preserve">Onboarding </w:t>
      </w:r>
      <w:r w:rsidDel="00000000" w:rsidR="00000000" w:rsidRPr="00000000">
        <w:rPr>
          <w:rFonts w:ascii="Bookman Old Style" w:cs="Bookman Old Style" w:eastAsia="Bookman Old Style" w:hAnsi="Bookman Old Style"/>
          <w:sz w:val="22"/>
          <w:szCs w:val="22"/>
          <w:rtl w:val="0"/>
        </w:rPr>
        <w:t xml:space="preserve">tidak akan tampil pada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berikutnya. Jika pengguna belum mendapatkan Proses Onboarding pada saat kali pertama melakukan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atau belum menyelesaikan proses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pada </w:t>
      </w:r>
      <w:r w:rsidDel="00000000" w:rsidR="00000000" w:rsidRPr="00000000">
        <w:rPr>
          <w:rFonts w:ascii="Bookman Old Style" w:cs="Bookman Old Style" w:eastAsia="Bookman Old Style" w:hAnsi="Bookman Old Style"/>
          <w:i w:val="1"/>
          <w:iCs w:val="1"/>
          <w:sz w:val="22"/>
          <w:szCs w:val="22"/>
          <w:rtl w:val="0"/>
        </w:rPr>
        <w:t xml:space="preserve">login</w:t>
      </w:r>
      <w:r w:rsidDel="00000000" w:rsidR="00000000" w:rsidRPr="00000000">
        <w:rPr>
          <w:rFonts w:ascii="Bookman Old Style" w:cs="Bookman Old Style" w:eastAsia="Bookman Old Style" w:hAnsi="Bookman Old Style"/>
          <w:sz w:val="22"/>
          <w:szCs w:val="22"/>
          <w:rtl w:val="0"/>
        </w:rPr>
        <w:t xml:space="preserve"> pertama, maka proses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akan tampil pada saat </w:t>
      </w:r>
      <w:r w:rsidDel="00000000" w:rsidR="00000000" w:rsidRPr="00000000">
        <w:rPr>
          <w:rFonts w:ascii="Bookman Old Style" w:cs="Bookman Old Style" w:eastAsia="Bookman Old Style" w:hAnsi="Bookman Old Style"/>
          <w:i w:val="1"/>
          <w:iCs w:val="1"/>
          <w:sz w:val="22"/>
          <w:szCs w:val="22"/>
          <w:rtl w:val="0"/>
        </w:rPr>
        <w:t xml:space="preserve">login </w:t>
      </w:r>
      <w:r w:rsidDel="00000000" w:rsidR="00000000" w:rsidRPr="00000000">
        <w:rPr>
          <w:rFonts w:ascii="Bookman Old Style" w:cs="Bookman Old Style" w:eastAsia="Bookman Old Style" w:hAnsi="Bookman Old Style"/>
          <w:sz w:val="22"/>
          <w:szCs w:val="22"/>
          <w:rtl w:val="0"/>
        </w:rPr>
        <w:t xml:space="preserve">kedua dan seterusnya.</w:t>
      </w:r>
      <w:r w:rsidDel="00000000" w:rsidR="00000000" w:rsidRPr="00000000">
        <w:rPr>
          <w:rFonts w:ascii="Bookman Old Style" w:cs="Bookman Old Style" w:eastAsia="Bookman Old Style" w:hAnsi="Bookman Old Style"/>
          <w:sz w:val="22"/>
          <w:szCs w:val="22"/>
          <w:rtl w:val="0"/>
        </w:rPr>
        <w:t xml:space="preserve"> Dalam hal ini, PPK/PP akan selalu dihadapkan dengan proses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dan wajib diselesaikan sebelum dapat mengakses Katalog Elektronik versi 6. Silahkan melakukan </w:t>
      </w:r>
      <w:r w:rsidDel="00000000" w:rsidR="00000000" w:rsidRPr="00000000">
        <w:rPr>
          <w:rFonts w:ascii="Bookman Old Style" w:cs="Bookman Old Style" w:eastAsia="Bookman Old Style" w:hAnsi="Bookman Old Style"/>
          <w:i w:val="1"/>
          <w:iCs w:val="1"/>
          <w:sz w:val="22"/>
          <w:szCs w:val="22"/>
          <w:rtl w:val="0"/>
        </w:rPr>
        <w:t xml:space="preserve">refresh</w:t>
      </w:r>
      <w:r w:rsidDel="00000000" w:rsidR="00000000" w:rsidRPr="00000000">
        <w:rPr>
          <w:rFonts w:ascii="Bookman Old Style" w:cs="Bookman Old Style" w:eastAsia="Bookman Old Style" w:hAnsi="Bookman Old Style"/>
          <w:sz w:val="22"/>
          <w:szCs w:val="22"/>
          <w:rtl w:val="0"/>
        </w:rPr>
        <w:t xml:space="preserve"> atau mengganti browser yang digunakan atau silahkan menghubungi Resolution Center terkait penyelesaian masalah yang dihadapi.</w:t>
      </w:r>
      <w:r w:rsidDel="00000000" w:rsidR="00000000" w:rsidRPr="00000000">
        <w:rPr>
          <w:rtl w:val="0"/>
        </w:rPr>
      </w:r>
    </w:p>
    <w:p w:rsidR="00000000" w:rsidDel="00000000" w:rsidP="00000000" w:rsidRDefault="00000000" w:rsidRPr="00000000" w14:paraId="000000D0">
      <w:pPr>
        <w:spacing w:line="276"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1">
      <w:pPr>
        <w:numPr>
          <w:ilvl w:val="0"/>
          <w:numId w:val="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i w:val="1"/>
          <w:iCs w:val="1"/>
          <w:rtl w:val="0"/>
        </w:rPr>
        <w:t xml:space="preserve">Email</w:t>
      </w:r>
      <w:r w:rsidDel="00000000" w:rsidR="00000000" w:rsidRPr="00000000">
        <w:rPr>
          <w:rFonts w:ascii="Bookman Old Style" w:cs="Bookman Old Style" w:eastAsia="Bookman Old Style" w:hAnsi="Bookman Old Style"/>
          <w:rtl w:val="0"/>
        </w:rPr>
        <w:t xml:space="preserve"> yang didaftarkan apakah harus memiliki kriteria tertentu</w:t>
      </w:r>
    </w:p>
    <w:p w:rsidR="00000000" w:rsidDel="00000000" w:rsidP="00000000" w:rsidRDefault="00000000" w:rsidRPr="00000000" w14:paraId="000000D2">
      <w:pPr>
        <w:numPr>
          <w:ilvl w:val="0"/>
          <w:numId w:val="82"/>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email yang didaftarkan tidak memiliki kriteria tertentu. Dalam hal ini, diwajibkan untuk mengisi alamat surat elektronik/</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aktif yang dimiliki oleh PPK &amp; PP. </w:t>
      </w:r>
    </w:p>
    <w:p w:rsidR="00000000" w:rsidDel="00000000" w:rsidP="00000000" w:rsidRDefault="00000000" w:rsidRPr="00000000" w14:paraId="000000D3">
      <w:pPr>
        <w:spacing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4">
      <w:pPr>
        <w:pStyle w:val="Heading5"/>
        <w:rPr>
          <w:rFonts w:ascii="Bookman Old Style" w:cs="Bookman Old Style" w:eastAsia="Bookman Old Style" w:hAnsi="Bookman Old Style"/>
          <w:u w:val="none"/>
        </w:rPr>
      </w:pPr>
      <w:bookmarkStart w:colFirst="0" w:colLast="0" w:name="_70wsnvzqois" w:id="12"/>
      <w:bookmarkEnd w:id="12"/>
      <w:r w:rsidDel="00000000" w:rsidR="00000000" w:rsidRPr="00000000">
        <w:rPr>
          <w:rFonts w:ascii="Bookman Old Style" w:cs="Bookman Old Style" w:eastAsia="Bookman Old Style" w:hAnsi="Bookman Old Style"/>
          <w:u w:val="none"/>
          <w:rtl w:val="0"/>
        </w:rPr>
        <w:t xml:space="preserve">3.1.1.3 </w:t>
      </w:r>
      <w:r w:rsidDel="00000000" w:rsidR="00000000" w:rsidRPr="00000000">
        <w:rPr>
          <w:rFonts w:ascii="Bookman Old Style" w:cs="Bookman Old Style" w:eastAsia="Bookman Old Style" w:hAnsi="Bookman Old Style"/>
          <w:u w:val="none"/>
          <w:rtl w:val="0"/>
        </w:rPr>
        <w:t xml:space="preserve">Manajemen Akun &amp; Profil </w:t>
      </w:r>
    </w:p>
    <w:p w:rsidR="00000000" w:rsidDel="00000000" w:rsidP="00000000" w:rsidRDefault="00000000" w:rsidRPr="00000000" w14:paraId="000000D5">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Input data email dan nomor </w:t>
      </w:r>
      <w:r w:rsidDel="00000000" w:rsidR="00000000" w:rsidRPr="00000000">
        <w:rPr>
          <w:rFonts w:ascii="Bookman Old Style" w:cs="Bookman Old Style" w:eastAsia="Bookman Old Style" w:hAnsi="Bookman Old Style"/>
          <w:i w:val="1"/>
          <w:iCs w:val="1"/>
          <w:rtl w:val="0"/>
        </w:rPr>
        <w:t xml:space="preserve">handphone</w:t>
      </w:r>
      <w:r w:rsidDel="00000000" w:rsidR="00000000" w:rsidRPr="00000000">
        <w:rPr>
          <w:rFonts w:ascii="Bookman Old Style" w:cs="Bookman Old Style" w:eastAsia="Bookman Old Style" w:hAnsi="Bookman Old Style"/>
          <w:rtl w:val="0"/>
        </w:rPr>
        <w:t xml:space="preserve"> tidak tersimpan pada sistem</w:t>
      </w:r>
    </w:p>
    <w:p w:rsidR="00000000" w:rsidDel="00000000" w:rsidP="00000000" w:rsidRDefault="00000000" w:rsidRPr="00000000" w14:paraId="000000D6">
      <w:pPr>
        <w:numPr>
          <w:ilvl w:val="0"/>
          <w:numId w:val="156"/>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input data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dan nomor </w:t>
      </w:r>
      <w:r w:rsidDel="00000000" w:rsidR="00000000" w:rsidRPr="00000000">
        <w:rPr>
          <w:rFonts w:ascii="Bookman Old Style" w:cs="Bookman Old Style" w:eastAsia="Bookman Old Style" w:hAnsi="Bookman Old Style"/>
          <w:i w:val="1"/>
          <w:iCs w:val="1"/>
          <w:sz w:val="22"/>
          <w:szCs w:val="22"/>
          <w:rtl w:val="0"/>
        </w:rPr>
        <w:t xml:space="preserve">handphone</w:t>
      </w:r>
      <w:r w:rsidDel="00000000" w:rsidR="00000000" w:rsidRPr="00000000">
        <w:rPr>
          <w:rFonts w:ascii="Bookman Old Style" w:cs="Bookman Old Style" w:eastAsia="Bookman Old Style" w:hAnsi="Bookman Old Style"/>
          <w:sz w:val="22"/>
          <w:szCs w:val="22"/>
          <w:rtl w:val="0"/>
        </w:rPr>
        <w:t xml:space="preserve"> tidak dapat tersimpan pada sistem, maka menandakan bahwa terdapat perbedaan ketidaksesuaian format terkait alamat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dan nomor </w:t>
      </w:r>
      <w:r w:rsidDel="00000000" w:rsidR="00000000" w:rsidRPr="00000000">
        <w:rPr>
          <w:rFonts w:ascii="Bookman Old Style" w:cs="Bookman Old Style" w:eastAsia="Bookman Old Style" w:hAnsi="Bookman Old Style"/>
          <w:i w:val="1"/>
          <w:iCs w:val="1"/>
          <w:sz w:val="22"/>
          <w:szCs w:val="22"/>
          <w:rtl w:val="0"/>
        </w:rPr>
        <w:t xml:space="preserve">handphone</w:t>
      </w:r>
      <w:r w:rsidDel="00000000" w:rsidR="00000000" w:rsidRPr="00000000">
        <w:rPr>
          <w:rFonts w:ascii="Bookman Old Style" w:cs="Bookman Old Style" w:eastAsia="Bookman Old Style" w:hAnsi="Bookman Old Style"/>
          <w:sz w:val="22"/>
          <w:szCs w:val="22"/>
          <w:rtl w:val="0"/>
        </w:rPr>
        <w:t xml:space="preserve"> yang didaftarkan. Silahkan mencantumkan sesuai dengan format yang ditentukan dan diwajibkan untuk mendaftarkan alamat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dan nomor </w:t>
      </w:r>
      <w:r w:rsidDel="00000000" w:rsidR="00000000" w:rsidRPr="00000000">
        <w:rPr>
          <w:rFonts w:ascii="Bookman Old Style" w:cs="Bookman Old Style" w:eastAsia="Bookman Old Style" w:hAnsi="Bookman Old Style"/>
          <w:i w:val="1"/>
          <w:iCs w:val="1"/>
          <w:sz w:val="22"/>
          <w:szCs w:val="22"/>
          <w:rtl w:val="0"/>
        </w:rPr>
        <w:t xml:space="preserve">handphone</w:t>
      </w:r>
      <w:r w:rsidDel="00000000" w:rsidR="00000000" w:rsidRPr="00000000">
        <w:rPr>
          <w:rFonts w:ascii="Bookman Old Style" w:cs="Bookman Old Style" w:eastAsia="Bookman Old Style" w:hAnsi="Bookman Old Style"/>
          <w:sz w:val="22"/>
          <w:szCs w:val="22"/>
          <w:rtl w:val="0"/>
        </w:rPr>
        <w:t xml:space="preserve"> yang aktif.</w:t>
      </w:r>
    </w:p>
    <w:p w:rsidR="00000000" w:rsidDel="00000000" w:rsidP="00000000" w:rsidRDefault="00000000" w:rsidRPr="00000000" w14:paraId="000000D7">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8">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w:t>
      </w:r>
      <w:r w:rsidDel="00000000" w:rsidR="00000000" w:rsidRPr="00000000">
        <w:rPr>
          <w:rFonts w:ascii="Bookman Old Style" w:cs="Bookman Old Style" w:eastAsia="Bookman Old Style" w:hAnsi="Bookman Old Style"/>
          <w:i w:val="1"/>
          <w:iCs w:val="1"/>
          <w:rtl w:val="0"/>
        </w:rPr>
        <w:t xml:space="preserve">email</w:t>
      </w:r>
      <w:r w:rsidDel="00000000" w:rsidR="00000000" w:rsidRPr="00000000">
        <w:rPr>
          <w:rFonts w:ascii="Bookman Old Style" w:cs="Bookman Old Style" w:eastAsia="Bookman Old Style" w:hAnsi="Bookman Old Style"/>
          <w:rtl w:val="0"/>
        </w:rPr>
        <w:t xml:space="preserve"> yang didaftarkan harus memiliki kriteria tertentu</w:t>
      </w:r>
    </w:p>
    <w:p w:rsidR="00000000" w:rsidDel="00000000" w:rsidP="00000000" w:rsidRDefault="00000000" w:rsidRPr="00000000" w14:paraId="000000D9">
      <w:pPr>
        <w:numPr>
          <w:ilvl w:val="0"/>
          <w:numId w:val="11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yang didaftarkan tidak memiliki kriteria tertentu. Pemilihan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yang dijadikan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utama diserahkan sepenuhnya oleh PPK &amp; PP.</w:t>
      </w:r>
    </w:p>
    <w:p w:rsidR="00000000" w:rsidDel="00000000" w:rsidP="00000000" w:rsidRDefault="00000000" w:rsidRPr="00000000" w14:paraId="000000DA">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B">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w:t>
      </w:r>
      <w:r w:rsidDel="00000000" w:rsidR="00000000" w:rsidRPr="00000000">
        <w:rPr>
          <w:rFonts w:ascii="Bookman Old Style" w:cs="Bookman Old Style" w:eastAsia="Bookman Old Style" w:hAnsi="Bookman Old Style"/>
          <w:i w:val="1"/>
          <w:iCs w:val="1"/>
          <w:rtl w:val="0"/>
        </w:rPr>
        <w:t xml:space="preserve">email</w:t>
      </w:r>
      <w:r w:rsidDel="00000000" w:rsidR="00000000" w:rsidRPr="00000000">
        <w:rPr>
          <w:rFonts w:ascii="Bookman Old Style" w:cs="Bookman Old Style" w:eastAsia="Bookman Old Style" w:hAnsi="Bookman Old Style"/>
          <w:rtl w:val="0"/>
        </w:rPr>
        <w:t xml:space="preserve"> yang didaftarkan harus aktif</w:t>
      </w:r>
    </w:p>
    <w:p w:rsidR="00000000" w:rsidDel="00000000" w:rsidP="00000000" w:rsidRDefault="00000000" w:rsidRPr="00000000" w14:paraId="000000DC">
      <w:pPr>
        <w:numPr>
          <w:ilvl w:val="0"/>
          <w:numId w:val="35"/>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yang didaftarkan ke dalam aplikasi Katalog Elektronik versi 6 wajib berstatus aktif untuk dapat dilakukan verifikasi keaslian pengguna serta bentuk validasi pada Katalog Elektronik versi 6. Dalam hal ini, kewajiban memasukkan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aktif juga berguna sebagai salah satu </w:t>
      </w:r>
      <w:r w:rsidDel="00000000" w:rsidR="00000000" w:rsidRPr="00000000">
        <w:rPr>
          <w:rFonts w:ascii="Bookman Old Style" w:cs="Bookman Old Style" w:eastAsia="Bookman Old Style" w:hAnsi="Bookman Old Style"/>
          <w:i w:val="1"/>
          <w:iCs w:val="1"/>
          <w:sz w:val="22"/>
          <w:szCs w:val="22"/>
          <w:rtl w:val="0"/>
        </w:rPr>
        <w:t xml:space="preserve">tools</w:t>
      </w:r>
      <w:r w:rsidDel="00000000" w:rsidR="00000000" w:rsidRPr="00000000">
        <w:rPr>
          <w:rFonts w:ascii="Bookman Old Style" w:cs="Bookman Old Style" w:eastAsia="Bookman Old Style" w:hAnsi="Bookman Old Style"/>
          <w:sz w:val="22"/>
          <w:szCs w:val="22"/>
          <w:rtl w:val="0"/>
        </w:rPr>
        <w:t xml:space="preserve"> notifikasi yang dapat dilakukan dan memonitor pemesanan.</w:t>
      </w:r>
    </w:p>
    <w:p w:rsidR="00000000" w:rsidDel="00000000" w:rsidP="00000000" w:rsidRDefault="00000000" w:rsidRPr="00000000" w14:paraId="000000DD">
      <w:pPr>
        <w:spacing w:line="276" w:lineRule="auto"/>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E">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perlu melakukan verifikasi </w:t>
      </w:r>
      <w:r w:rsidDel="00000000" w:rsidR="00000000" w:rsidRPr="00000000">
        <w:rPr>
          <w:rFonts w:ascii="Bookman Old Style" w:cs="Bookman Old Style" w:eastAsia="Bookman Old Style" w:hAnsi="Bookman Old Style"/>
          <w:i w:val="1"/>
          <w:iCs w:val="1"/>
          <w:rtl w:val="0"/>
        </w:rPr>
        <w:t xml:space="preserve">email</w:t>
      </w:r>
      <w:r w:rsidDel="00000000" w:rsidR="00000000" w:rsidRPr="00000000">
        <w:rPr>
          <w:rFonts w:ascii="Bookman Old Style" w:cs="Bookman Old Style" w:eastAsia="Bookman Old Style" w:hAnsi="Bookman Old Style"/>
          <w:rtl w:val="0"/>
        </w:rPr>
        <w:t xml:space="preserve"> dan nomor </w:t>
      </w:r>
      <w:r w:rsidDel="00000000" w:rsidR="00000000" w:rsidRPr="00000000">
        <w:rPr>
          <w:rFonts w:ascii="Bookman Old Style" w:cs="Bookman Old Style" w:eastAsia="Bookman Old Style" w:hAnsi="Bookman Old Style"/>
          <w:i w:val="1"/>
          <w:iCs w:val="1"/>
          <w:rtl w:val="0"/>
        </w:rPr>
        <w:t xml:space="preserve">handphone</w:t>
      </w:r>
    </w:p>
    <w:p w:rsidR="00000000" w:rsidDel="00000000" w:rsidP="00000000" w:rsidRDefault="00000000" w:rsidRPr="00000000" w14:paraId="000000DF">
      <w:pPr>
        <w:numPr>
          <w:ilvl w:val="0"/>
          <w:numId w:val="4"/>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Pengguna </w:t>
      </w:r>
      <w:r w:rsidDel="00000000" w:rsidR="00000000" w:rsidRPr="00000000">
        <w:rPr>
          <w:rFonts w:ascii="Bookman Old Style" w:cs="Bookman Old Style" w:eastAsia="Bookman Old Style" w:hAnsi="Bookman Old Style"/>
          <w:sz w:val="22"/>
          <w:szCs w:val="22"/>
          <w:rtl w:val="0"/>
        </w:rPr>
        <w:t xml:space="preserve">wajib melakukan verifikasi data agar sistem dapat mengetahui kredibilitas pengguna dalam menggunakan aplikasi Katalog Elektronik versi 6. Dalam hal ini, kewajiban memasukkan </w:t>
      </w:r>
      <w:r w:rsidDel="00000000" w:rsidR="00000000" w:rsidRPr="00000000">
        <w:rPr>
          <w:rFonts w:ascii="Bookman Old Style" w:cs="Bookman Old Style" w:eastAsia="Bookman Old Style" w:hAnsi="Bookman Old Style"/>
          <w:i w:val="1"/>
          <w:iCs w:val="1"/>
          <w:sz w:val="22"/>
          <w:szCs w:val="22"/>
          <w:rtl w:val="0"/>
        </w:rPr>
        <w:t xml:space="preserve">email</w:t>
      </w:r>
      <w:r w:rsidDel="00000000" w:rsidR="00000000" w:rsidRPr="00000000">
        <w:rPr>
          <w:rFonts w:ascii="Bookman Old Style" w:cs="Bookman Old Style" w:eastAsia="Bookman Old Style" w:hAnsi="Bookman Old Style"/>
          <w:sz w:val="22"/>
          <w:szCs w:val="22"/>
          <w:rtl w:val="0"/>
        </w:rPr>
        <w:t xml:space="preserve"> dan nomor </w:t>
      </w:r>
      <w:r w:rsidDel="00000000" w:rsidR="00000000" w:rsidRPr="00000000">
        <w:rPr>
          <w:rFonts w:ascii="Bookman Old Style" w:cs="Bookman Old Style" w:eastAsia="Bookman Old Style" w:hAnsi="Bookman Old Style"/>
          <w:i w:val="1"/>
          <w:iCs w:val="1"/>
          <w:sz w:val="22"/>
          <w:szCs w:val="22"/>
          <w:rtl w:val="0"/>
        </w:rPr>
        <w:t xml:space="preserve">handphone</w:t>
      </w:r>
      <w:r w:rsidDel="00000000" w:rsidR="00000000" w:rsidRPr="00000000">
        <w:rPr>
          <w:rFonts w:ascii="Bookman Old Style" w:cs="Bookman Old Style" w:eastAsia="Bookman Old Style" w:hAnsi="Bookman Old Style"/>
          <w:sz w:val="22"/>
          <w:szCs w:val="22"/>
          <w:rtl w:val="0"/>
        </w:rPr>
        <w:t xml:space="preserve"> aktif juga berguna sebagai salah satu </w:t>
      </w:r>
      <w:r w:rsidDel="00000000" w:rsidR="00000000" w:rsidRPr="00000000">
        <w:rPr>
          <w:rFonts w:ascii="Bookman Old Style" w:cs="Bookman Old Style" w:eastAsia="Bookman Old Style" w:hAnsi="Bookman Old Style"/>
          <w:i w:val="1"/>
          <w:iCs w:val="1"/>
          <w:sz w:val="22"/>
          <w:szCs w:val="22"/>
          <w:rtl w:val="0"/>
        </w:rPr>
        <w:t xml:space="preserve">tools</w:t>
      </w:r>
      <w:r w:rsidDel="00000000" w:rsidR="00000000" w:rsidRPr="00000000">
        <w:rPr>
          <w:rFonts w:ascii="Bookman Old Style" w:cs="Bookman Old Style" w:eastAsia="Bookman Old Style" w:hAnsi="Bookman Old Style"/>
          <w:sz w:val="22"/>
          <w:szCs w:val="22"/>
          <w:rtl w:val="0"/>
        </w:rPr>
        <w:t xml:space="preserve"> notifikasi yang dapat dilakukan dan memonitor pemesanan.</w:t>
      </w:r>
    </w:p>
    <w:p w:rsidR="00000000" w:rsidDel="00000000" w:rsidP="00000000" w:rsidRDefault="00000000" w:rsidRPr="00000000" w14:paraId="000000E0">
      <w:pPr>
        <w:spacing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E1">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tidak bisa mengubah data berlabel “</w:t>
      </w:r>
      <w:commentRangeStart w:id="0"/>
      <w:r w:rsidDel="00000000" w:rsidR="00000000" w:rsidRPr="00000000">
        <w:rPr>
          <w:rFonts w:ascii="Bookman Old Style" w:cs="Bookman Old Style" w:eastAsia="Bookman Old Style" w:hAnsi="Bookman Old Style"/>
          <w:rtl w:val="0"/>
        </w:rPr>
        <w:t xml:space="preserve">LPSE</w:t>
      </w:r>
      <w:commentRangeEnd w:id="0"/>
      <w:r w:rsidDel="00000000" w:rsidR="00000000" w:rsidRPr="00000000">
        <w:commentReference w:id="0"/>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E2">
      <w:pPr>
        <w:numPr>
          <w:ilvl w:val="0"/>
          <w:numId w:val="131"/>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berlabel LPSE dapat diubah jika terjadi kesalahan penginputan data. Adapun, silahkan melapor kepada pihak LPSE yaitu LPSE support untuk dapat melakukan perubahan tersebut.</w:t>
      </w:r>
    </w:p>
    <w:p w:rsidR="00000000" w:rsidDel="00000000" w:rsidP="00000000" w:rsidRDefault="00000000" w:rsidRPr="00000000" w14:paraId="000000E3">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E4">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mengganti username akun Katalog Elektronik versi 6/LPSE</w:t>
      </w:r>
    </w:p>
    <w:p w:rsidR="00000000" w:rsidDel="00000000" w:rsidP="00000000" w:rsidRDefault="00000000" w:rsidRPr="00000000" w14:paraId="000000E5">
      <w:pPr>
        <w:numPr>
          <w:ilvl w:val="0"/>
          <w:numId w:val="4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User atau pengguna tidak dapat mengganti username yang sudah ditetapkan dari awal untuk kepentingan apapun. Jika ingin memiliki akun dengan username yang berbeda, silahkan menghubungi Pihak LPSE setempat untuk dapat melakukan pembuatan akun baru pada LPSE.</w:t>
      </w:r>
      <w:r w:rsidDel="00000000" w:rsidR="00000000" w:rsidRPr="00000000">
        <w:rPr>
          <w:rtl w:val="0"/>
        </w:rPr>
      </w:r>
    </w:p>
    <w:p w:rsidR="00000000" w:rsidDel="00000000" w:rsidP="00000000" w:rsidRDefault="00000000" w:rsidRPr="00000000" w14:paraId="000000E6">
      <w:pPr>
        <w:spacing w:line="276"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E7">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saya bisa mengubah satuan kerja dan unit/direktorat kerja saya?</w:t>
      </w:r>
    </w:p>
    <w:p w:rsidR="00000000" w:rsidDel="00000000" w:rsidP="00000000" w:rsidRDefault="00000000" w:rsidRPr="00000000" w14:paraId="000000E8">
      <w:pPr>
        <w:numPr>
          <w:ilvl w:val="0"/>
          <w:numId w:val="72"/>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Satker dan Unit/Direktorat kerja yang tertera di halaman pengaturan adalah satker dan unit/direktorat kerja yang diisi ketika </w:t>
      </w:r>
      <w:r w:rsidDel="00000000" w:rsidR="00000000" w:rsidRPr="00000000">
        <w:rPr>
          <w:rFonts w:ascii="Bookman Old Style" w:cs="Bookman Old Style" w:eastAsia="Bookman Old Style" w:hAnsi="Bookman Old Style"/>
          <w:i w:val="1"/>
          <w:iCs w:val="1"/>
          <w:sz w:val="22"/>
          <w:szCs w:val="22"/>
          <w:rtl w:val="0"/>
        </w:rPr>
        <w:t xml:space="preserve">onboarding</w:t>
      </w:r>
      <w:r w:rsidDel="00000000" w:rsidR="00000000" w:rsidRPr="00000000">
        <w:rPr>
          <w:rFonts w:ascii="Bookman Old Style" w:cs="Bookman Old Style" w:eastAsia="Bookman Old Style" w:hAnsi="Bookman Old Style"/>
          <w:sz w:val="22"/>
          <w:szCs w:val="22"/>
          <w:rtl w:val="0"/>
        </w:rPr>
        <w:t xml:space="preserve"> dan tidak bisa diubah lagi.</w:t>
      </w:r>
    </w:p>
    <w:p w:rsidR="00000000" w:rsidDel="00000000" w:rsidP="00000000" w:rsidRDefault="00000000" w:rsidRPr="00000000" w14:paraId="000000E9">
      <w:pPr>
        <w:spacing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EA">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sudah menambahkan alamat satker di tab "data instansi", namun tidak muncul di tab "Alamat Pengiriman"</w:t>
      </w:r>
    </w:p>
    <w:p w:rsidR="00000000" w:rsidDel="00000000" w:rsidP="00000000" w:rsidRDefault="00000000" w:rsidRPr="00000000" w14:paraId="000000EB">
      <w:pPr>
        <w:numPr>
          <w:ilvl w:val="0"/>
          <w:numId w:val="5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Alamat satuan kerja tidak muncul secara otomatis walaupun Pihak PPK/PP telah menambahkan alamat satuan kerja pada Data Instansi. Jika pengiriman barang ingin dikirimkan ke alamat instansi, silakan menambahkan kembali alamat satuan kerja anda di tab “Alamat Pengiriman” untuk pengiriman pesanan ke alamat instansi yang dituju.</w:t>
      </w:r>
      <w:r w:rsidDel="00000000" w:rsidR="00000000" w:rsidRPr="00000000">
        <w:rPr>
          <w:rtl w:val="0"/>
        </w:rPr>
      </w:r>
    </w:p>
    <w:p w:rsidR="00000000" w:rsidDel="00000000" w:rsidP="00000000" w:rsidRDefault="00000000" w:rsidRPr="00000000" w14:paraId="000000EC">
      <w:pPr>
        <w:spacing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ED">
      <w:pPr>
        <w:numPr>
          <w:ilvl w:val="0"/>
          <w:numId w:val="133"/>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Berapa alamat pengiriman yang bisa saya simpan?</w:t>
      </w:r>
    </w:p>
    <w:p w:rsidR="00000000" w:rsidDel="00000000" w:rsidP="00000000" w:rsidRDefault="00000000" w:rsidRPr="00000000" w14:paraId="000000EE">
      <w:pPr>
        <w:numPr>
          <w:ilvl w:val="0"/>
          <w:numId w:val="27"/>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saat ini, jumlah maksimal alamat yang bisa disimpan adalah 10 alamat. Jika ingin menambahkan alamat pengiriman, silakan menghapus atau melakukan pengeditan alamat yang sudah terdaftar jika jumlahnya sudah mencapai 10 data alamat.</w:t>
      </w:r>
    </w:p>
    <w:p w:rsidR="00000000" w:rsidDel="00000000" w:rsidP="00000000" w:rsidRDefault="00000000" w:rsidRPr="00000000" w14:paraId="000000EF">
      <w:pPr>
        <w:spacing w:line="276" w:lineRule="auto"/>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F0">
      <w:pPr>
        <w:pStyle w:val="Heading5"/>
        <w:rPr>
          <w:rFonts w:ascii="Bookman Old Style" w:cs="Bookman Old Style" w:eastAsia="Bookman Old Style" w:hAnsi="Bookman Old Style"/>
          <w:u w:val="none"/>
        </w:rPr>
      </w:pPr>
      <w:bookmarkStart w:colFirst="0" w:colLast="0" w:name="_75g1hr73ayh" w:id="13"/>
      <w:bookmarkEnd w:id="13"/>
      <w:r w:rsidDel="00000000" w:rsidR="00000000" w:rsidRPr="00000000">
        <w:rPr>
          <w:rFonts w:ascii="Bookman Old Style" w:cs="Bookman Old Style" w:eastAsia="Bookman Old Style" w:hAnsi="Bookman Old Style"/>
          <w:u w:val="none"/>
          <w:rtl w:val="0"/>
        </w:rPr>
        <w:t xml:space="preserve">3.1.1.4 </w:t>
      </w:r>
      <w:r w:rsidDel="00000000" w:rsidR="00000000" w:rsidRPr="00000000">
        <w:rPr>
          <w:rFonts w:ascii="Bookman Old Style" w:cs="Bookman Old Style" w:eastAsia="Bookman Old Style" w:hAnsi="Bookman Old Style"/>
          <w:u w:val="none"/>
          <w:rtl w:val="0"/>
        </w:rPr>
        <w:t xml:space="preserve">Tanda Tangan Elektronik (</w:t>
      </w:r>
      <w:r w:rsidDel="00000000" w:rsidR="00000000" w:rsidRPr="00000000">
        <w:rPr>
          <w:rFonts w:ascii="Bookman Old Style" w:cs="Bookman Old Style" w:eastAsia="Bookman Old Style" w:hAnsi="Bookman Old Style"/>
          <w:i w:val="1"/>
          <w:iCs w:val="1"/>
          <w:u w:val="none"/>
          <w:rtl w:val="0"/>
        </w:rPr>
        <w:t xml:space="preserve">E-sign</w:t>
      </w:r>
      <w:r w:rsidDel="00000000" w:rsidR="00000000" w:rsidRPr="00000000">
        <w:rPr>
          <w:rFonts w:ascii="Bookman Old Style" w:cs="Bookman Old Style" w:eastAsia="Bookman Old Style" w:hAnsi="Bookman Old Style"/>
          <w:u w:val="none"/>
          <w:rtl w:val="0"/>
        </w:rPr>
        <w:t xml:space="preserve">)</w:t>
      </w:r>
      <w:r w:rsidDel="00000000" w:rsidR="00000000" w:rsidRPr="00000000">
        <w:rPr>
          <w:rtl w:val="0"/>
        </w:rPr>
      </w:r>
    </w:p>
    <w:p w:rsidR="00000000" w:rsidDel="00000000" w:rsidP="00000000" w:rsidRDefault="00000000" w:rsidRPr="00000000" w14:paraId="000000F1">
      <w:pPr>
        <w:numPr>
          <w:ilvl w:val="0"/>
          <w:numId w:val="66"/>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Tanda Tangan Elektronik (</w:t>
      </w:r>
      <w:r w:rsidDel="00000000" w:rsidR="00000000" w:rsidRPr="00000000">
        <w:rPr>
          <w:rFonts w:ascii="Bookman Old Style" w:cs="Bookman Old Style" w:eastAsia="Bookman Old Style" w:hAnsi="Bookman Old Style"/>
          <w:i w:val="1"/>
          <w:iCs w:val="1"/>
          <w:rtl w:val="0"/>
        </w:rPr>
        <w:t xml:space="preserve">E-Sign</w:t>
      </w: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p w:rsidR="00000000" w:rsidDel="00000000" w:rsidP="00000000" w:rsidRDefault="00000000" w:rsidRPr="00000000" w14:paraId="000000F2">
      <w:pPr>
        <w:numPr>
          <w:ilvl w:val="0"/>
          <w:numId w:val="103"/>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Tanda tangan elektronik atau </w:t>
      </w:r>
      <w:r w:rsidDel="00000000" w:rsidR="00000000" w:rsidRPr="00000000">
        <w:rPr>
          <w:rFonts w:ascii="Bookman Old Style" w:cs="Bookman Old Style" w:eastAsia="Bookman Old Style" w:hAnsi="Bookman Old Style"/>
          <w:i w:val="1"/>
          <w:iCs w:val="1"/>
          <w:sz w:val="22"/>
          <w:szCs w:val="22"/>
          <w:rtl w:val="0"/>
        </w:rPr>
        <w:t xml:space="preserve">E-Sign</w:t>
      </w:r>
      <w:r w:rsidDel="00000000" w:rsidR="00000000" w:rsidRPr="00000000">
        <w:rPr>
          <w:rFonts w:ascii="Bookman Old Style" w:cs="Bookman Old Style" w:eastAsia="Bookman Old Style" w:hAnsi="Bookman Old Style"/>
          <w:sz w:val="22"/>
          <w:szCs w:val="22"/>
          <w:rtl w:val="0"/>
        </w:rPr>
        <w:t xml:space="preserve"> didefinisikan sebagai tanda tangan yang terdiri atas informasi elektronik yang dilekatkan, terasosiasi atau terkait dengan informasi elektronik lainnya yang digunakan sebagai alat verifikasi dan autentikasi (PP 71/2019). Setiap metode dan format tanda tangan elektronik dapat diakui secara hukum, sepanjang memenuhi ketentuan elemen tanda tangan elektronik</w:t>
      </w:r>
    </w:p>
    <w:p w:rsidR="00000000" w:rsidDel="00000000" w:rsidP="00000000" w:rsidRDefault="00000000" w:rsidRPr="00000000" w14:paraId="000000F3">
      <w:pPr>
        <w:spacing w:line="276" w:lineRule="auto"/>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F4">
      <w:pPr>
        <w:numPr>
          <w:ilvl w:val="0"/>
          <w:numId w:val="66"/>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tanda-tangan elektronik (</w:t>
      </w:r>
      <w:r w:rsidDel="00000000" w:rsidR="00000000" w:rsidRPr="00000000">
        <w:rPr>
          <w:rFonts w:ascii="Bookman Old Style" w:cs="Bookman Old Style" w:eastAsia="Bookman Old Style" w:hAnsi="Bookman Old Style"/>
          <w:i w:val="1"/>
          <w:iCs w:val="1"/>
          <w:rtl w:val="0"/>
        </w:rPr>
        <w:t xml:space="preserve">E-sign</w:t>
      </w:r>
      <w:r w:rsidDel="00000000" w:rsidR="00000000" w:rsidRPr="00000000">
        <w:rPr>
          <w:rFonts w:ascii="Bookman Old Style" w:cs="Bookman Old Style" w:eastAsia="Bookman Old Style" w:hAnsi="Bookman Old Style"/>
          <w:rtl w:val="0"/>
        </w:rPr>
        <w:t xml:space="preserve">) yang didaftarkan dapat diubah</w:t>
      </w:r>
    </w:p>
    <w:p w:rsidR="00000000" w:rsidDel="00000000" w:rsidP="00000000" w:rsidRDefault="00000000" w:rsidRPr="00000000" w14:paraId="000000F5">
      <w:pPr>
        <w:numPr>
          <w:ilvl w:val="0"/>
          <w:numId w:val="85"/>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Tanda tangan elektronik atau </w:t>
      </w:r>
      <w:r w:rsidDel="00000000" w:rsidR="00000000" w:rsidRPr="00000000">
        <w:rPr>
          <w:rFonts w:ascii="Bookman Old Style" w:cs="Bookman Old Style" w:eastAsia="Bookman Old Style" w:hAnsi="Bookman Old Style"/>
          <w:i w:val="1"/>
          <w:iCs w:val="1"/>
          <w:sz w:val="22"/>
          <w:szCs w:val="22"/>
          <w:rtl w:val="0"/>
        </w:rPr>
        <w:t xml:space="preserve">E-sign</w:t>
      </w:r>
      <w:r w:rsidDel="00000000" w:rsidR="00000000" w:rsidRPr="00000000">
        <w:rPr>
          <w:rFonts w:ascii="Bookman Old Style" w:cs="Bookman Old Style" w:eastAsia="Bookman Old Style" w:hAnsi="Bookman Old Style"/>
          <w:sz w:val="22"/>
          <w:szCs w:val="22"/>
          <w:rtl w:val="0"/>
        </w:rPr>
        <w:t xml:space="preserve"> dapat diubah sewaktu-waktu terjadi </w:t>
      </w:r>
      <w:r w:rsidDel="00000000" w:rsidR="00000000" w:rsidRPr="00000000">
        <w:rPr>
          <w:rFonts w:ascii="Bookman Old Style" w:cs="Bookman Old Style" w:eastAsia="Bookman Old Style" w:hAnsi="Bookman Old Style"/>
          <w:sz w:val="22"/>
          <w:szCs w:val="22"/>
          <w:rtl w:val="0"/>
        </w:rPr>
        <w:t xml:space="preserve">perubahan</w:t>
      </w:r>
      <w:r w:rsidDel="00000000" w:rsidR="00000000" w:rsidRPr="00000000">
        <w:rPr>
          <w:rFonts w:ascii="Bookman Old Style" w:cs="Bookman Old Style" w:eastAsia="Bookman Old Style" w:hAnsi="Bookman Old Style"/>
          <w:sz w:val="22"/>
          <w:szCs w:val="22"/>
          <w:rtl w:val="0"/>
        </w:rPr>
        <w:t xml:space="preserve"> bentuk atau gambar tanda tangan. Silahkan memilih “Profil Nama User” lalu silahkan memilih sub-menu tanda tangan elektronik untuk mengubah tanda tangan elektronik pengguna.</w:t>
      </w:r>
    </w:p>
    <w:p w:rsidR="00000000" w:rsidDel="00000000" w:rsidP="00000000" w:rsidRDefault="00000000" w:rsidRPr="00000000" w14:paraId="000000F6">
      <w:pPr>
        <w:spacing w:line="276"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F7">
      <w:pPr>
        <w:numPr>
          <w:ilvl w:val="0"/>
          <w:numId w:val="66"/>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NIK belum terdaftar pada BSrE</w:t>
      </w:r>
    </w:p>
    <w:p w:rsidR="00000000" w:rsidDel="00000000" w:rsidP="00000000" w:rsidRDefault="00000000" w:rsidRPr="00000000" w14:paraId="000000F8">
      <w:pPr>
        <w:numPr>
          <w:ilvl w:val="0"/>
          <w:numId w:val="129"/>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user mendapatkan informasi NIK belum terdaftar pada BSrE pada saat ingin melakukan penambahan tanda tangan elektronik, Silahkan menghubungi Verifikator E-Sign BSrE pada instansi setempat untuk dapat melanjutkan proses tanda tangan elektronik pada Katalog Elektronik versi 6.</w:t>
      </w:r>
      <w:r w:rsidDel="00000000" w:rsidR="00000000" w:rsidRPr="00000000">
        <w:rPr>
          <w:rtl w:val="0"/>
        </w:rPr>
      </w:r>
    </w:p>
    <w:p w:rsidR="00000000" w:rsidDel="00000000" w:rsidP="00000000" w:rsidRDefault="00000000" w:rsidRPr="00000000" w14:paraId="000000F9">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FA">
      <w:pPr>
        <w:numPr>
          <w:ilvl w:val="0"/>
          <w:numId w:val="66"/>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Tidak bisa mengunggah dokumen tanda tangan</w:t>
      </w:r>
    </w:p>
    <w:p w:rsidR="00000000" w:rsidDel="00000000" w:rsidP="00000000" w:rsidRDefault="00000000" w:rsidRPr="00000000" w14:paraId="000000FB">
      <w:pPr>
        <w:numPr>
          <w:ilvl w:val="0"/>
          <w:numId w:val="137"/>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terjadi kegagalan pada saat mengunggah dokumen tanda tangan elektronik, silahkan melakukan pengecekan terkait dengan format dokumen yang diunggah atau ukuran dari dokumen yang diunggah. Apabila sudah sesuai dengan kriteria tapi masih gagal dalam melakukan pengunggahan, silahkan melakukan </w:t>
      </w:r>
      <w:r w:rsidDel="00000000" w:rsidR="00000000" w:rsidRPr="00000000">
        <w:rPr>
          <w:rFonts w:ascii="Bookman Old Style" w:cs="Bookman Old Style" w:eastAsia="Bookman Old Style" w:hAnsi="Bookman Old Style"/>
          <w:i w:val="1"/>
          <w:iCs w:val="1"/>
          <w:sz w:val="22"/>
          <w:szCs w:val="22"/>
          <w:rtl w:val="0"/>
        </w:rPr>
        <w:t xml:space="preserve">refresh</w:t>
      </w:r>
      <w:r w:rsidDel="00000000" w:rsidR="00000000" w:rsidRPr="00000000">
        <w:rPr>
          <w:rFonts w:ascii="Bookman Old Style" w:cs="Bookman Old Style" w:eastAsia="Bookman Old Style" w:hAnsi="Bookman Old Style"/>
          <w:sz w:val="22"/>
          <w:szCs w:val="22"/>
          <w:rtl w:val="0"/>
        </w:rPr>
        <w:t xml:space="preserve"> pada </w:t>
      </w:r>
      <w:r w:rsidDel="00000000" w:rsidR="00000000" w:rsidRPr="00000000">
        <w:rPr>
          <w:rFonts w:ascii="Bookman Old Style" w:cs="Bookman Old Style" w:eastAsia="Bookman Old Style" w:hAnsi="Bookman Old Style"/>
          <w:i w:val="1"/>
          <w:iCs w:val="1"/>
          <w:sz w:val="22"/>
          <w:szCs w:val="22"/>
          <w:rtl w:val="0"/>
        </w:rPr>
        <w:t xml:space="preserve">browser </w:t>
      </w:r>
      <w:r w:rsidDel="00000000" w:rsidR="00000000" w:rsidRPr="00000000">
        <w:rPr>
          <w:rFonts w:ascii="Bookman Old Style" w:cs="Bookman Old Style" w:eastAsia="Bookman Old Style" w:hAnsi="Bookman Old Style"/>
          <w:sz w:val="22"/>
          <w:szCs w:val="22"/>
          <w:rtl w:val="0"/>
        </w:rPr>
        <w:t xml:space="preserve">yang saat ini dipakai lalu mengulang proses unggah dari dokumen tanda tangan elektronik tersebut.</w:t>
      </w:r>
    </w:p>
    <w:p w:rsidR="00000000" w:rsidDel="00000000" w:rsidP="00000000" w:rsidRDefault="00000000" w:rsidRPr="00000000" w14:paraId="000000FC">
      <w:pPr>
        <w:spacing w:line="276"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FD">
      <w:pPr>
        <w:numPr>
          <w:ilvl w:val="0"/>
          <w:numId w:val="66"/>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menghubungkan akun BSrE ke dalam Katalog Elektronik versi 6</w:t>
      </w:r>
    </w:p>
    <w:p w:rsidR="00000000" w:rsidDel="00000000" w:rsidP="00000000" w:rsidRDefault="00000000" w:rsidRPr="00000000" w14:paraId="000000FE">
      <w:pPr>
        <w:numPr>
          <w:ilvl w:val="0"/>
          <w:numId w:val="15"/>
        </w:numPr>
        <w:spacing w:line="276" w:lineRule="auto"/>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Untuk dapat menghubungkan akun BSrE ke dalam Katalog Elektronik versi 6 adalah sebagai berikut:</w:t>
      </w:r>
    </w:p>
    <w:p w:rsidR="00000000" w:rsidDel="00000000" w:rsidP="00000000" w:rsidRDefault="00000000" w:rsidRPr="00000000" w14:paraId="000000FF">
      <w:pPr>
        <w:numPr>
          <w:ilvl w:val="0"/>
          <w:numId w:val="87"/>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Silahkan memilih “Profil Nama User”, lalu memilih menu “Tanda Tangan Elektronik” sesuai pada lama profil. Setelah itu, Silahkan memilih opsi “Hubungkan Akun” untuk dapat menghubungkan akun BSrE pada akun Katalog Elektronik versi 6.</w:t>
      </w:r>
    </w:p>
    <w:p w:rsidR="00000000" w:rsidDel="00000000" w:rsidP="00000000" w:rsidRDefault="00000000" w:rsidRPr="00000000" w14:paraId="00000100">
      <w:pPr>
        <w:numPr>
          <w:ilvl w:val="0"/>
          <w:numId w:val="87"/>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NIK user sudah didaftarkan pada BSrE dan status akun pada BSrE tersebut adalah aktif, maka Akun BSrE secara otomatis akan terhubung ke dalam Katalog Elektronik versi 6 dan user dapat melakukan penginputan tanda tangan elektronik.</w:t>
      </w:r>
    </w:p>
    <w:p w:rsidR="00000000" w:rsidDel="00000000" w:rsidP="00000000" w:rsidRDefault="00000000" w:rsidRPr="00000000" w14:paraId="00000101">
      <w:pPr>
        <w:numPr>
          <w:ilvl w:val="0"/>
          <w:numId w:val="87"/>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NIK user atau user belum pernah membuat akun pada BSrE, silahkan untuk melakukan pendaftaran serta aktivasi akun BSrE terlebih dahulu sebelum menghubungkan akun ke dalam Katalog Elektronik versi 6.</w:t>
      </w:r>
    </w:p>
    <w:p w:rsidR="00000000" w:rsidDel="00000000" w:rsidP="00000000" w:rsidRDefault="00000000" w:rsidRPr="00000000" w14:paraId="00000102">
      <w:pPr>
        <w:spacing w:line="276" w:lineRule="auto"/>
        <w:ind w:left="288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03">
      <w:pPr>
        <w:numPr>
          <w:ilvl w:val="0"/>
          <w:numId w:val="66"/>
        </w:numPr>
        <w:spacing w:line="276"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“Status Sertifikat Elektronik” belum terhubung</w:t>
      </w:r>
    </w:p>
    <w:p w:rsidR="00000000" w:rsidDel="00000000" w:rsidP="00000000" w:rsidRDefault="00000000" w:rsidRPr="00000000" w14:paraId="00000104">
      <w:pPr>
        <w:numPr>
          <w:ilvl w:val="0"/>
          <w:numId w:val="128"/>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Status Sertifikat Elektronik pada menu “Tanda Tangan Elektronik” memberikan informasi terkait dengan status akun BSrE yang dihubungkan ke dalam Katalog Elektronik versi 6. Dalam hal ini, terdapat 6 jenis status pada keterangan tersebut, yakni:</w:t>
      </w:r>
    </w:p>
    <w:p w:rsidR="00000000" w:rsidDel="00000000" w:rsidP="00000000" w:rsidRDefault="00000000" w:rsidRPr="00000000" w14:paraId="00000105">
      <w:pPr>
        <w:numPr>
          <w:ilvl w:val="0"/>
          <w:numId w:val="114"/>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“Belum Terhubung”, Maka user belum melakukan </w:t>
      </w:r>
      <w:r w:rsidDel="00000000" w:rsidR="00000000" w:rsidRPr="00000000">
        <w:rPr>
          <w:rFonts w:ascii="Bookman Old Style" w:cs="Bookman Old Style" w:eastAsia="Bookman Old Style" w:hAnsi="Bookman Old Style"/>
          <w:i w:val="1"/>
          <w:iCs w:val="1"/>
          <w:sz w:val="22"/>
          <w:szCs w:val="22"/>
          <w:rtl w:val="0"/>
        </w:rPr>
        <w:t xml:space="preserve">linking</w:t>
      </w:r>
      <w:r w:rsidDel="00000000" w:rsidR="00000000" w:rsidRPr="00000000">
        <w:rPr>
          <w:rFonts w:ascii="Bookman Old Style" w:cs="Bookman Old Style" w:eastAsia="Bookman Old Style" w:hAnsi="Bookman Old Style"/>
          <w:sz w:val="22"/>
          <w:szCs w:val="22"/>
          <w:rtl w:val="0"/>
        </w:rPr>
        <w:t xml:space="preserve"> atau penghubungan antara akun BSrE dengan Katalog Elektronik versi 6 untuk pertama kali.</w:t>
      </w:r>
    </w:p>
    <w:p w:rsidR="00000000" w:rsidDel="00000000" w:rsidP="00000000" w:rsidRDefault="00000000" w:rsidRPr="00000000" w14:paraId="00000106">
      <w:pPr>
        <w:numPr>
          <w:ilvl w:val="0"/>
          <w:numId w:val="114"/>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“Belum Terdaftar”, Maka user belum melakukan pendaftaran NIK atau akun pada BSrE. Diwajibkan untuk melakukan pendaftaran </w:t>
      </w:r>
      <w:r w:rsidDel="00000000" w:rsidR="00000000" w:rsidRPr="00000000">
        <w:rPr>
          <w:rFonts w:ascii="Bookman Old Style" w:cs="Bookman Old Style" w:eastAsia="Bookman Old Style" w:hAnsi="Bookman Old Style"/>
          <w:sz w:val="22"/>
          <w:szCs w:val="22"/>
          <w:rtl w:val="0"/>
        </w:rPr>
        <w:t xml:space="preserve">terlebih dahulu untuk dapat lanjut ke proses selanjutnya. Pendaftaran dilakukan melalui verifikator masing-masing instansi.</w:t>
      </w:r>
    </w:p>
    <w:p w:rsidR="00000000" w:rsidDel="00000000" w:rsidP="00000000" w:rsidRDefault="00000000" w:rsidRPr="00000000" w14:paraId="00000107">
      <w:pPr>
        <w:numPr>
          <w:ilvl w:val="0"/>
          <w:numId w:val="114"/>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“Menunggu Aktivasi dan Verifikasi”, maka user sudah mendaftarkan NIK pada BSrE akan tetapi belum adanya verifikasi yang dilakukan yakni masih dalam tahap menunggu notifikasi aktivasi akun oleh pihak BSrE. Silahkan menghubungi verifikator masing-masing instansi jika memerlukan bantuan</w:t>
      </w:r>
    </w:p>
    <w:p w:rsidR="00000000" w:rsidDel="00000000" w:rsidP="00000000" w:rsidRDefault="00000000" w:rsidRPr="00000000" w14:paraId="00000108">
      <w:pPr>
        <w:numPr>
          <w:ilvl w:val="0"/>
          <w:numId w:val="114"/>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Maka Status Sertifikat Elektronik yang dimiliki oleh user telah aktif.</w:t>
      </w:r>
    </w:p>
    <w:p w:rsidR="00000000" w:rsidDel="00000000" w:rsidP="00000000" w:rsidRDefault="00000000" w:rsidRPr="00000000" w14:paraId="00000109">
      <w:pPr>
        <w:numPr>
          <w:ilvl w:val="0"/>
          <w:numId w:val="114"/>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“Kadaluarsa”, Maka Status Sertifikat Elektronik telah melewati masa aktif (kadaluarsa). Dalam hal ini, silahkan melakukan perpanjangan dari Sertifikat Elektronik yang didaftarkan.</w:t>
      </w:r>
    </w:p>
    <w:p w:rsidR="00000000" w:rsidDel="00000000" w:rsidP="00000000" w:rsidRDefault="00000000" w:rsidRPr="00000000" w14:paraId="0000010A">
      <w:pPr>
        <w:numPr>
          <w:ilvl w:val="0"/>
          <w:numId w:val="114"/>
        </w:numPr>
        <w:spacing w:line="276" w:lineRule="auto"/>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“Dicabut”, Maka Status Sertifikat Elektronik telah dicabut dan tidak dapat dipakai kembali. Dalam hal ini, silahkan melakukan pengajuan penerbitan sertifikat elektronik baru dan diwajibkan untuk melakukan penghubungan ulang akun pada Katalog Elektronik versi 6</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4"/>
        <w:spacing w:line="360" w:lineRule="auto"/>
        <w:rPr>
          <w:rFonts w:ascii="Bookman Old Style" w:cs="Bookman Old Style" w:eastAsia="Bookman Old Style" w:hAnsi="Bookman Old Style"/>
        </w:rPr>
      </w:pPr>
      <w:bookmarkStart w:colFirst="0" w:colLast="0" w:name="_7ziy3vmne4lt" w:id="14"/>
      <w:bookmarkEnd w:id="14"/>
      <w:r w:rsidDel="00000000" w:rsidR="00000000" w:rsidRPr="00000000">
        <w:rPr>
          <w:rFonts w:ascii="Bookman Old Style" w:cs="Bookman Old Style" w:eastAsia="Bookman Old Style" w:hAnsi="Bookman Old Style"/>
          <w:rtl w:val="0"/>
        </w:rPr>
        <w:t xml:space="preserve">3.1.2 Pencarian</w:t>
      </w:r>
    </w:p>
    <w:p w:rsidR="00000000" w:rsidDel="00000000" w:rsidP="00000000" w:rsidRDefault="00000000" w:rsidRPr="00000000" w14:paraId="0000010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Pencarian adalah bagian dalam </w:t>
      </w:r>
      <w:r w:rsidDel="00000000" w:rsidR="00000000" w:rsidRPr="00000000">
        <w:rPr>
          <w:rFonts w:ascii="Bookman Old Style" w:cs="Bookman Old Style" w:eastAsia="Bookman Old Style" w:hAnsi="Bookman Old Style"/>
          <w:i w:val="1"/>
          <w:iCs w:val="1"/>
          <w:rtl w:val="0"/>
        </w:rPr>
        <w:t xml:space="preserve">scope buyer</w:t>
      </w:r>
      <w:r w:rsidDel="00000000" w:rsidR="00000000" w:rsidRPr="00000000">
        <w:rPr>
          <w:rFonts w:ascii="Bookman Old Style" w:cs="Bookman Old Style" w:eastAsia="Bookman Old Style" w:hAnsi="Bookman Old Style"/>
          <w:rtl w:val="0"/>
        </w:rPr>
        <w:t xml:space="preserve"> yang mengatur terkait detail produk dengan bantuan </w:t>
      </w:r>
      <w:r w:rsidDel="00000000" w:rsidR="00000000" w:rsidRPr="00000000">
        <w:rPr>
          <w:rFonts w:ascii="Bookman Old Style" w:cs="Bookman Old Style" w:eastAsia="Bookman Old Style" w:hAnsi="Bookman Old Style"/>
          <w:i w:val="1"/>
          <w:iCs w:val="1"/>
          <w:rtl w:val="0"/>
        </w:rPr>
        <w:t xml:space="preserve">tools</w:t>
      </w:r>
      <w:r w:rsidDel="00000000" w:rsidR="00000000" w:rsidRPr="00000000">
        <w:rPr>
          <w:rFonts w:ascii="Bookman Old Style" w:cs="Bookman Old Style" w:eastAsia="Bookman Old Style" w:hAnsi="Bookman Old Style"/>
          <w:rtl w:val="0"/>
        </w:rPr>
        <w:t xml:space="preserve"> pencarian yang memudahkan pengguna dalam eksplorasi produk, serta mencari Informasi terkait proses belanja dan </w:t>
      </w:r>
      <w:r w:rsidDel="00000000" w:rsidR="00000000" w:rsidRPr="00000000">
        <w:rPr>
          <w:rFonts w:ascii="Bookman Old Style" w:cs="Bookman Old Style" w:eastAsia="Bookman Old Style" w:hAnsi="Bookman Old Style"/>
          <w:i w:val="1"/>
          <w:iCs w:val="1"/>
          <w:rtl w:val="0"/>
        </w:rPr>
        <w:t xml:space="preserve">contact center</w:t>
      </w:r>
      <w:r w:rsidDel="00000000" w:rsidR="00000000" w:rsidRPr="00000000">
        <w:rPr>
          <w:rFonts w:ascii="Bookman Old Style" w:cs="Bookman Old Style" w:eastAsia="Bookman Old Style" w:hAnsi="Bookman Old Style"/>
          <w:rtl w:val="0"/>
        </w:rPr>
        <w:t xml:space="preserve"> jika masyarakat menemukan kejanggalan pada produk atau penyedia dalam Katalog Elektronik versi 6. </w:t>
      </w:r>
      <w:r w:rsidDel="00000000" w:rsidR="00000000" w:rsidRPr="00000000">
        <w:rPr>
          <w:rFonts w:ascii="Bookman Old Style" w:cs="Bookman Old Style" w:eastAsia="Bookman Old Style" w:hAnsi="Bookman Old Style"/>
          <w:rtl w:val="0"/>
        </w:rPr>
        <w:t xml:space="preserve">PPK/PP </w:t>
      </w:r>
      <w:r w:rsidDel="00000000" w:rsidR="00000000" w:rsidRPr="00000000">
        <w:rPr>
          <w:rFonts w:ascii="Bookman Old Style" w:cs="Bookman Old Style" w:eastAsia="Bookman Old Style" w:hAnsi="Bookman Old Style"/>
          <w:rtl w:val="0"/>
        </w:rPr>
        <w:t xml:space="preserve">adalah pengguna yang melakukan pencarian produk (</w:t>
      </w:r>
      <w:r w:rsidDel="00000000" w:rsidR="00000000" w:rsidRPr="00000000">
        <w:rPr>
          <w:rFonts w:ascii="Bookman Old Style" w:cs="Bookman Old Style" w:eastAsia="Bookman Old Style" w:hAnsi="Bookman Old Style"/>
          <w:i w:val="1"/>
          <w:iCs w:val="1"/>
          <w:rtl w:val="0"/>
        </w:rPr>
        <w:t xml:space="preserve">Discovery</w:t>
      </w:r>
      <w:r w:rsidDel="00000000" w:rsidR="00000000" w:rsidRPr="00000000">
        <w:rPr>
          <w:rFonts w:ascii="Bookman Old Style" w:cs="Bookman Old Style" w:eastAsia="Bookman Old Style" w:hAnsi="Bookman Old Style"/>
          <w:rtl w:val="0"/>
        </w:rPr>
        <w:t xml:space="preserve">) sebagai bahan dasar perencanaan (pembuatan Rencana Umum Pengadaan) atau Harga Perkiraan Sendiri. </w:t>
      </w:r>
      <w:r w:rsidDel="00000000" w:rsidR="00000000" w:rsidRPr="00000000">
        <w:rPr>
          <w:rtl w:val="0"/>
        </w:rPr>
      </w:r>
    </w:p>
    <w:p w:rsidR="00000000" w:rsidDel="00000000" w:rsidP="00000000" w:rsidRDefault="00000000" w:rsidRPr="00000000" w14:paraId="0000010D">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0E">
      <w:pPr>
        <w:pStyle w:val="Heading5"/>
        <w:rPr>
          <w:rFonts w:ascii="Bookman Old Style" w:cs="Bookman Old Style" w:eastAsia="Bookman Old Style" w:hAnsi="Bookman Old Style"/>
          <w:u w:val="none"/>
        </w:rPr>
      </w:pPr>
      <w:bookmarkStart w:colFirst="0" w:colLast="0" w:name="_vwhdxb96nf04" w:id="15"/>
      <w:bookmarkEnd w:id="15"/>
      <w:r w:rsidDel="00000000" w:rsidR="00000000" w:rsidRPr="00000000">
        <w:rPr>
          <w:rFonts w:ascii="Bookman Old Style" w:cs="Bookman Old Style" w:eastAsia="Bookman Old Style" w:hAnsi="Bookman Old Style"/>
          <w:u w:val="none"/>
          <w:rtl w:val="0"/>
        </w:rPr>
        <w:t xml:space="preserve">3.1.2.1 Pencarian Produk</w:t>
      </w:r>
      <w:r w:rsidDel="00000000" w:rsidR="00000000" w:rsidRPr="00000000">
        <w:rPr>
          <w:rtl w:val="0"/>
        </w:rPr>
      </w:r>
    </w:p>
    <w:p w:rsidR="00000000" w:rsidDel="00000000" w:rsidP="00000000" w:rsidRDefault="00000000" w:rsidRPr="00000000" w14:paraId="0000010F">
      <w:pPr>
        <w:numPr>
          <w:ilvl w:val="0"/>
          <w:numId w:val="2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Cara mencari produk di Katalog Elektronik versi 6</w:t>
      </w:r>
    </w:p>
    <w:p w:rsidR="00000000" w:rsidDel="00000000" w:rsidP="00000000" w:rsidRDefault="00000000" w:rsidRPr="00000000" w14:paraId="00000110">
      <w:pPr>
        <w:numPr>
          <w:ilvl w:val="0"/>
          <w:numId w:val="136"/>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PPK/PP dapat melakukan pencarian produk berdasarkan kategori barang, jasa, dan digital. Selain itu, pengguna dapat memasukkan kata kunci barang yang ingin dipesan pada kolom pencarian (</w:t>
      </w:r>
      <w:r w:rsidDel="00000000" w:rsidR="00000000" w:rsidRPr="00000000">
        <w:rPr>
          <w:rFonts w:ascii="Bookman Old Style" w:cs="Bookman Old Style" w:eastAsia="Bookman Old Style" w:hAnsi="Bookman Old Style"/>
          <w:i w:val="1"/>
          <w:iCs w:val="1"/>
          <w:sz w:val="22"/>
          <w:szCs w:val="22"/>
          <w:rtl w:val="0"/>
        </w:rPr>
        <w:t xml:space="preserve">search bar</w:t>
      </w:r>
      <w:r w:rsidDel="00000000" w:rsidR="00000000" w:rsidRPr="00000000">
        <w:rPr>
          <w:rFonts w:ascii="Bookman Old Style" w:cs="Bookman Old Style" w:eastAsia="Bookman Old Style" w:hAnsi="Bookman Old Style"/>
          <w:sz w:val="22"/>
          <w:szCs w:val="22"/>
          <w:rtl w:val="0"/>
        </w:rPr>
        <w:t xml:space="preserve">) yang terdapat di bagian atas pada laman Katalog Elektronik versi 6. Jika PPK/PP ingin mencari produk yang lebih spesifik lagi seperti contohnya ingin mencari produk di sekitar maka bisa menggunakan pencarian melalui koleksi. Setelah itu, silahkan menggunakan fitur filterisasi produk untuk memudahkan pencarian produk.</w:t>
      </w:r>
    </w:p>
    <w:p w:rsidR="00000000" w:rsidDel="00000000" w:rsidP="00000000" w:rsidRDefault="00000000" w:rsidRPr="00000000" w14:paraId="00000111">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12">
      <w:pPr>
        <w:numPr>
          <w:ilvl w:val="0"/>
          <w:numId w:val="2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Produk TKDN</w:t>
      </w:r>
    </w:p>
    <w:p w:rsidR="00000000" w:rsidDel="00000000" w:rsidP="00000000" w:rsidRDefault="00000000" w:rsidRPr="00000000" w14:paraId="00000113">
      <w:pPr>
        <w:numPr>
          <w:ilvl w:val="0"/>
          <w:numId w:val="67"/>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Komponen Dalam Negeri (TKDN) adalah nilai isian dalam persentase dari komponen produksi dalam negeri, termasuk biaya pengangkutannya yang ditawarkan dalam item penawaran harga barang maupun jasa. Dalam hal ini, Katalog Elektronik versi 6 mengadopsi nilai TKDN dikarenakan nilai TKDN menjadi salah satu preferensi dalam menentukan produk atau barang dalam proses pengadaan barang/jasa di beberapa instansi pemerintahan.</w:t>
      </w:r>
    </w:p>
    <w:p w:rsidR="00000000" w:rsidDel="00000000" w:rsidP="00000000" w:rsidRDefault="00000000" w:rsidRPr="00000000" w14:paraId="00000114">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15">
      <w:pPr>
        <w:numPr>
          <w:ilvl w:val="0"/>
          <w:numId w:val="2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Barang atau Produk yang dicari tidak dapat ditemukan</w:t>
      </w:r>
    </w:p>
    <w:p w:rsidR="00000000" w:rsidDel="00000000" w:rsidP="00000000" w:rsidRDefault="00000000" w:rsidRPr="00000000" w14:paraId="00000116">
      <w:pPr>
        <w:numPr>
          <w:ilvl w:val="0"/>
          <w:numId w:val="162"/>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barang atau produk yang dicari tidak dapat ditemukan maka silahkan mengecek kembali kata kunci </w:t>
      </w:r>
      <w:r w:rsidDel="00000000" w:rsidR="00000000" w:rsidRPr="00000000">
        <w:rPr>
          <w:rFonts w:ascii="Bookman Old Style" w:cs="Bookman Old Style" w:eastAsia="Bookman Old Style" w:hAnsi="Bookman Old Style"/>
          <w:sz w:val="22"/>
          <w:szCs w:val="22"/>
          <w:rtl w:val="0"/>
        </w:rPr>
        <w:t xml:space="preserve">yang dimasukkan pada pencarian. Apabila tidak ada kesalahan penulisan, maka barang atau produk yang anda cari belum tersedia di Katalog Elektronik versi 6, atau</w:t>
      </w:r>
    </w:p>
    <w:p w:rsidR="00000000" w:rsidDel="00000000" w:rsidP="00000000" w:rsidRDefault="00000000" w:rsidRPr="00000000" w14:paraId="00000117">
      <w:pPr>
        <w:numPr>
          <w:ilvl w:val="0"/>
          <w:numId w:val="162"/>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PPK/PP pernah membeli produk tersebut akan tetapi produk tersebut tidak ada di pencarian produk, silahkan mengkonfirmasi kepada Penyedia terkait dengan ketersediaan produk yang tidak ditemukan tersebut. </w:t>
      </w:r>
    </w:p>
    <w:p w:rsidR="00000000" w:rsidDel="00000000" w:rsidP="00000000" w:rsidRDefault="00000000" w:rsidRPr="00000000" w14:paraId="00000118">
      <w:pPr>
        <w:numPr>
          <w:ilvl w:val="0"/>
          <w:numId w:val="2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Label Produk pada filterisasi pencarian produk</w:t>
      </w:r>
    </w:p>
    <w:p w:rsidR="00000000" w:rsidDel="00000000" w:rsidP="00000000" w:rsidRDefault="00000000" w:rsidRPr="00000000" w14:paraId="00000119">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Label produk diperuntukkan untuk memberikan keterangan atau status pada barang yang dijual oleh Penyedia. Dalam hal ini:</w:t>
      </w:r>
    </w:p>
    <w:p w:rsidR="00000000" w:rsidDel="00000000" w:rsidP="00000000" w:rsidRDefault="00000000" w:rsidRPr="00000000" w14:paraId="0000011A">
      <w:pPr>
        <w:numPr>
          <w:ilvl w:val="0"/>
          <w:numId w:val="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“PDN”, diperuntukkan untuk barang atau produk yang berasal dari dalam negeri.</w:t>
      </w:r>
    </w:p>
    <w:p w:rsidR="00000000" w:rsidDel="00000000" w:rsidP="00000000" w:rsidRDefault="00000000" w:rsidRPr="00000000" w14:paraId="0000011B">
      <w:pPr>
        <w:numPr>
          <w:ilvl w:val="0"/>
          <w:numId w:val="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menjelaskan bahwa barang atau produk yang dijual tersebut berasal dari luar negeri.</w:t>
      </w:r>
    </w:p>
    <w:p w:rsidR="00000000" w:rsidDel="00000000" w:rsidP="00000000" w:rsidRDefault="00000000" w:rsidRPr="00000000" w14:paraId="0000011C">
      <w:pPr>
        <w:numPr>
          <w:ilvl w:val="0"/>
          <w:numId w:val="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“Pre-Order”, menjelaskan bahwa barang atau produk yang dijual merupakan produk yang tidak bisa dibeli secara langsung dan wajib menyesuaikan waktu pembelian pemesanan.</w:t>
      </w:r>
      <w:r w:rsidDel="00000000" w:rsidR="00000000" w:rsidRPr="00000000">
        <w:rPr>
          <w:rtl w:val="0"/>
        </w:rPr>
      </w:r>
    </w:p>
    <w:p w:rsidR="00000000" w:rsidDel="00000000" w:rsidP="00000000" w:rsidRDefault="00000000" w:rsidRPr="00000000" w14:paraId="0000011D">
      <w:pPr>
        <w:numPr>
          <w:ilvl w:val="0"/>
          <w:numId w:val="21"/>
        </w:numPr>
        <w:spacing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yang dimaksud dengan tipe produk ?</w:t>
      </w:r>
    </w:p>
    <w:p w:rsidR="00000000" w:rsidDel="00000000" w:rsidP="00000000" w:rsidRDefault="00000000" w:rsidRPr="00000000" w14:paraId="0000011E">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Jenis dari tipe produk berada pada laman utama setelah login.  Dalam E-Katalog versi 6 terdapat 3 jenis produk yaitu : </w:t>
      </w:r>
    </w:p>
    <w:p w:rsidR="00000000" w:rsidDel="00000000" w:rsidP="00000000" w:rsidRDefault="00000000" w:rsidRPr="00000000" w14:paraId="0000011F">
      <w:pPr>
        <w:numPr>
          <w:ilvl w:val="0"/>
          <w:numId w:val="43"/>
        </w:numPr>
        <w:spacing w:line="36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Barang</w:t>
      </w:r>
      <w:r w:rsidDel="00000000" w:rsidR="00000000" w:rsidRPr="00000000">
        <w:rPr>
          <w:rFonts w:ascii="Bookman Old Style" w:cs="Bookman Old Style" w:eastAsia="Bookman Old Style" w:hAnsi="Bookman Old Style"/>
          <w:sz w:val="22"/>
          <w:szCs w:val="22"/>
          <w:rtl w:val="0"/>
        </w:rPr>
        <w:t xml:space="preserve">”, Atribut barang menandakan jenis produk yang bersangkutan adalah barang </w:t>
      </w:r>
      <w:r w:rsidDel="00000000" w:rsidR="00000000" w:rsidRPr="00000000">
        <w:rPr>
          <w:rFonts w:ascii="Bookman Old Style" w:cs="Bookman Old Style" w:eastAsia="Bookman Old Style" w:hAnsi="Bookman Old Style"/>
          <w:i w:val="1"/>
          <w:iCs w:val="1"/>
          <w:sz w:val="22"/>
          <w:szCs w:val="22"/>
          <w:rtl w:val="0"/>
        </w:rPr>
        <w:t xml:space="preserve">fisik.</w:t>
      </w:r>
    </w:p>
    <w:p w:rsidR="00000000" w:rsidDel="00000000" w:rsidP="00000000" w:rsidRDefault="00000000" w:rsidRPr="00000000" w14:paraId="00000120">
      <w:pPr>
        <w:numPr>
          <w:ilvl w:val="0"/>
          <w:numId w:val="43"/>
        </w:numPr>
        <w:spacing w:line="36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Jasa</w:t>
      </w:r>
      <w:r w:rsidDel="00000000" w:rsidR="00000000" w:rsidRPr="00000000">
        <w:rPr>
          <w:rFonts w:ascii="Bookman Old Style" w:cs="Bookman Old Style" w:eastAsia="Bookman Old Style" w:hAnsi="Bookman Old Style"/>
          <w:sz w:val="22"/>
          <w:szCs w:val="22"/>
          <w:rtl w:val="0"/>
        </w:rPr>
        <w:t xml:space="preserve">”, Atribut jasa menandakan jenis produk yang bersangkutan adalah jasa yang ditawarkan.</w:t>
      </w:r>
    </w:p>
    <w:p w:rsidR="00000000" w:rsidDel="00000000" w:rsidP="00000000" w:rsidRDefault="00000000" w:rsidRPr="00000000" w14:paraId="00000121">
      <w:pPr>
        <w:numPr>
          <w:ilvl w:val="0"/>
          <w:numId w:val="43"/>
        </w:numPr>
        <w:spacing w:line="36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Produk Digital</w:t>
      </w:r>
      <w:r w:rsidDel="00000000" w:rsidR="00000000" w:rsidRPr="00000000">
        <w:rPr>
          <w:rFonts w:ascii="Bookman Old Style" w:cs="Bookman Old Style" w:eastAsia="Bookman Old Style" w:hAnsi="Bookman Old Style"/>
          <w:sz w:val="22"/>
          <w:szCs w:val="22"/>
          <w:rtl w:val="0"/>
        </w:rPr>
        <w:t xml:space="preserve">”, Atribut Produk Digital menandakan jenis produk yang bersangkutan adalah Produk tanpa fisik atau Digital misalnya seperti Tiket Pesawat, Lisensi Software, dan lainnya.</w:t>
      </w:r>
    </w:p>
    <w:p w:rsidR="00000000" w:rsidDel="00000000" w:rsidP="00000000" w:rsidRDefault="00000000" w:rsidRPr="00000000" w14:paraId="00000122">
      <w:pPr>
        <w:spacing w:line="360" w:lineRule="auto"/>
        <w:ind w:left="720" w:firstLine="0"/>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sz w:val="22"/>
          <w:szCs w:val="22"/>
          <w:rtl w:val="0"/>
        </w:rPr>
        <w:t xml:space="preserve">Pencarian melalui kata kunci dapat berdasarkan dari informasi tipe dari produk saat melakukan pencarian melalui </w:t>
      </w:r>
      <w:r w:rsidDel="00000000" w:rsidR="00000000" w:rsidRPr="00000000">
        <w:rPr>
          <w:rFonts w:ascii="Bookman Old Style" w:cs="Bookman Old Style" w:eastAsia="Bookman Old Style" w:hAnsi="Bookman Old Style"/>
          <w:i w:val="1"/>
          <w:iCs w:val="1"/>
          <w:sz w:val="22"/>
          <w:szCs w:val="22"/>
          <w:rtl w:val="0"/>
        </w:rPr>
        <w:t xml:space="preserve">search bar</w:t>
      </w:r>
      <w:r w:rsidDel="00000000" w:rsidR="00000000" w:rsidRPr="00000000">
        <w:rPr>
          <w:rFonts w:ascii="Bookman Old Style" w:cs="Bookman Old Style" w:eastAsia="Bookman Old Style" w:hAnsi="Bookman Old Style"/>
          <w:i w:val="1"/>
          <w:iCs w:val="1"/>
          <w:rtl w:val="0"/>
        </w:rPr>
        <w:t xml:space="preserve">. </w:t>
      </w:r>
    </w:p>
    <w:p w:rsidR="00000000" w:rsidDel="00000000" w:rsidP="00000000" w:rsidRDefault="00000000" w:rsidRPr="00000000" w14:paraId="0000012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24">
      <w:pPr>
        <w:numPr>
          <w:ilvl w:val="0"/>
          <w:numId w:val="21"/>
        </w:numPr>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Apa fungsi dari fitur search bar ?</w:t>
      </w:r>
    </w:p>
    <w:p w:rsidR="00000000" w:rsidDel="00000000" w:rsidP="00000000" w:rsidRDefault="00000000" w:rsidRPr="00000000" w14:paraId="00000125">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Search bar memiliki fungsi untuk memudahkan PPK/PP dalam melakukan pencarian produk. Pencarian Produk akan merekomendasikan nama produk dengan menyesuaikan kata kunci atau </w:t>
      </w:r>
      <w:r w:rsidDel="00000000" w:rsidR="00000000" w:rsidRPr="00000000">
        <w:rPr>
          <w:rFonts w:ascii="Bookman Old Style" w:cs="Bookman Old Style" w:eastAsia="Bookman Old Style" w:hAnsi="Bookman Old Style"/>
          <w:i w:val="1"/>
          <w:iCs w:val="1"/>
          <w:sz w:val="22"/>
          <w:szCs w:val="22"/>
          <w:rtl w:val="0"/>
        </w:rPr>
        <w:t xml:space="preserve">keyword</w:t>
      </w:r>
      <w:r w:rsidDel="00000000" w:rsidR="00000000" w:rsidRPr="00000000">
        <w:rPr>
          <w:rFonts w:ascii="Bookman Old Style" w:cs="Bookman Old Style" w:eastAsia="Bookman Old Style" w:hAnsi="Bookman Old Style"/>
          <w:sz w:val="22"/>
          <w:szCs w:val="22"/>
          <w:rtl w:val="0"/>
        </w:rPr>
        <w:t xml:space="preserve"> produk yang dicari pada </w:t>
      </w:r>
      <w:r w:rsidDel="00000000" w:rsidR="00000000" w:rsidRPr="00000000">
        <w:rPr>
          <w:rFonts w:ascii="Bookman Old Style" w:cs="Bookman Old Style" w:eastAsia="Bookman Old Style" w:hAnsi="Bookman Old Style"/>
          <w:i w:val="1"/>
          <w:iCs w:val="1"/>
          <w:sz w:val="22"/>
          <w:szCs w:val="22"/>
          <w:rtl w:val="0"/>
        </w:rPr>
        <w:t xml:space="preserve">Search Bar</w:t>
      </w:r>
      <w:r w:rsidDel="00000000" w:rsidR="00000000" w:rsidRPr="00000000">
        <w:rPr>
          <w:rFonts w:ascii="Bookman Old Style" w:cs="Bookman Old Style" w:eastAsia="Bookman Old Style" w:hAnsi="Bookman Old Style"/>
          <w:sz w:val="22"/>
          <w:szCs w:val="22"/>
          <w:rtl w:val="0"/>
        </w:rPr>
        <w:t xml:space="preserve">. Saat PPK/PP menuliskan kata kunci, akan muncul pencarian terakhir dan produk yang terakhir dilihat.</w:t>
      </w:r>
    </w:p>
    <w:p w:rsidR="00000000" w:rsidDel="00000000" w:rsidP="00000000" w:rsidRDefault="00000000" w:rsidRPr="00000000" w14:paraId="00000126">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Hasil pencarian produk akan diurutkan berdasarkan aspek  dan filter yang bisa dipilih oleh PPK/PP seperti berikut ini:</w:t>
      </w:r>
    </w:p>
    <w:p w:rsidR="00000000" w:rsidDel="00000000" w:rsidP="00000000" w:rsidRDefault="00000000" w:rsidRPr="00000000" w14:paraId="00000127">
      <w:pPr>
        <w:numPr>
          <w:ilvl w:val="0"/>
          <w:numId w:val="34"/>
        </w:numPr>
        <w:spacing w:after="0" w:afterAutospacing="0" w:before="12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Relevansi search keyword dengan nama produk </w:t>
      </w:r>
    </w:p>
    <w:p w:rsidR="00000000" w:rsidDel="00000000" w:rsidP="00000000" w:rsidRDefault="00000000" w:rsidRPr="00000000" w14:paraId="00000128">
      <w:pPr>
        <w:numPr>
          <w:ilvl w:val="0"/>
          <w:numId w:val="34"/>
        </w:numPr>
        <w:spacing w:after="0" w:afterAutospacing="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Kedalam-Negerian Produk (sesuai dengan regulasi yang berlaku) </w:t>
      </w:r>
    </w:p>
    <w:p w:rsidR="00000000" w:rsidDel="00000000" w:rsidP="00000000" w:rsidRDefault="00000000" w:rsidRPr="00000000" w14:paraId="00000129">
      <w:pPr>
        <w:numPr>
          <w:ilvl w:val="0"/>
          <w:numId w:val="34"/>
        </w:numPr>
        <w:spacing w:after="0" w:afterAutospacing="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Produk yang dijual Penyedia UMKK</w:t>
      </w:r>
    </w:p>
    <w:p w:rsidR="00000000" w:rsidDel="00000000" w:rsidP="00000000" w:rsidRDefault="00000000" w:rsidRPr="00000000" w14:paraId="0000012A">
      <w:pPr>
        <w:numPr>
          <w:ilvl w:val="0"/>
          <w:numId w:val="34"/>
        </w:numPr>
        <w:spacing w:after="0" w:afterAutospacing="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Harga Termurah</w:t>
      </w:r>
    </w:p>
    <w:p w:rsidR="00000000" w:rsidDel="00000000" w:rsidP="00000000" w:rsidRDefault="00000000" w:rsidRPr="00000000" w14:paraId="0000012B">
      <w:pPr>
        <w:numPr>
          <w:ilvl w:val="0"/>
          <w:numId w:val="34"/>
        </w:numPr>
        <w:spacing w:after="0" w:afterAutospacing="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Jumlah Produk Terjual Tertinggi</w:t>
      </w:r>
    </w:p>
    <w:p w:rsidR="00000000" w:rsidDel="00000000" w:rsidP="00000000" w:rsidRDefault="00000000" w:rsidRPr="00000000" w14:paraId="0000012C">
      <w:pPr>
        <w:numPr>
          <w:ilvl w:val="0"/>
          <w:numId w:val="34"/>
        </w:numPr>
        <w:spacing w:after="0" w:afterAutospacing="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Lokasi Pengiriman Terdekat</w:t>
      </w:r>
    </w:p>
    <w:p w:rsidR="00000000" w:rsidDel="00000000" w:rsidP="00000000" w:rsidRDefault="00000000" w:rsidRPr="00000000" w14:paraId="0000012D">
      <w:pPr>
        <w:numPr>
          <w:ilvl w:val="0"/>
          <w:numId w:val="34"/>
        </w:numPr>
        <w:spacing w:after="12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Ketersediaan Stok</w:t>
      </w:r>
    </w:p>
    <w:p w:rsidR="00000000" w:rsidDel="00000000" w:rsidP="00000000" w:rsidRDefault="00000000" w:rsidRPr="00000000" w14:paraId="0000012E">
      <w:pPr>
        <w:spacing w:after="120" w:before="120"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2F">
      <w:pPr>
        <w:numPr>
          <w:ilvl w:val="0"/>
          <w:numId w:val="21"/>
        </w:numPr>
        <w:ind w:left="720" w:hanging="360"/>
        <w:rPr>
          <w:rFonts w:ascii="Bookman Old Style" w:cs="Bookman Old Style" w:eastAsia="Bookman Old Style" w:hAnsi="Bookman Old Style"/>
          <w:sz w:val="26"/>
          <w:szCs w:val="26"/>
        </w:rPr>
      </w:pPr>
      <w:r w:rsidDel="00000000" w:rsidR="00000000" w:rsidRPr="00000000">
        <w:rPr>
          <w:rFonts w:ascii="Bookman Old Style" w:cs="Bookman Old Style" w:eastAsia="Bookman Old Style" w:hAnsi="Bookman Old Style"/>
          <w:color w:val="1f1f1f"/>
          <w:sz w:val="23"/>
          <w:szCs w:val="23"/>
          <w:highlight w:val="white"/>
          <w:rtl w:val="0"/>
        </w:rPr>
        <w:t xml:space="preserve">Apa itu pencarian melalui kategori produk?</w:t>
      </w:r>
    </w:p>
    <w:p w:rsidR="00000000" w:rsidDel="00000000" w:rsidP="00000000" w:rsidRDefault="00000000" w:rsidRPr="00000000" w14:paraId="00000130">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3"/>
          <w:szCs w:val="23"/>
          <w:highlight w:val="white"/>
          <w:rtl w:val="0"/>
        </w:rPr>
        <w:t xml:space="preserve">→ </w:t>
      </w:r>
      <w:r w:rsidDel="00000000" w:rsidR="00000000" w:rsidRPr="00000000">
        <w:rPr>
          <w:rFonts w:ascii="Bookman Old Style" w:cs="Bookman Old Style" w:eastAsia="Bookman Old Style" w:hAnsi="Bookman Old Style"/>
          <w:color w:val="1f1f1f"/>
          <w:sz w:val="22"/>
          <w:szCs w:val="22"/>
          <w:highlight w:val="white"/>
          <w:rtl w:val="0"/>
        </w:rPr>
        <w:t xml:space="preserve">Pada E-Katalog versi 6, PPK/PP dapat melakukan pencarian produk melalui kategori produk yang terdapat pada </w:t>
      </w:r>
      <w:r w:rsidDel="00000000" w:rsidR="00000000" w:rsidRPr="00000000">
        <w:rPr>
          <w:rFonts w:ascii="Bookman Old Style" w:cs="Bookman Old Style" w:eastAsia="Bookman Old Style" w:hAnsi="Bookman Old Style"/>
          <w:sz w:val="22"/>
          <w:szCs w:val="22"/>
          <w:rtl w:val="0"/>
        </w:rPr>
        <w:t xml:space="preserve">halaman utama Katalog Elektronik versi 6</w:t>
      </w:r>
      <w:r w:rsidDel="00000000" w:rsidR="00000000" w:rsidRPr="00000000">
        <w:rPr>
          <w:rFonts w:ascii="Bookman Old Style" w:cs="Bookman Old Style" w:eastAsia="Bookman Old Style" w:hAnsi="Bookman Old Style"/>
          <w:color w:val="1f1f1f"/>
          <w:sz w:val="22"/>
          <w:szCs w:val="22"/>
          <w:highlight w:val="white"/>
          <w:rtl w:val="0"/>
        </w:rPr>
        <w:t xml:space="preserve"> setelah PPK/PP masuk (</w:t>
      </w:r>
      <w:r w:rsidDel="00000000" w:rsidR="00000000" w:rsidRPr="00000000">
        <w:rPr>
          <w:rFonts w:ascii="Bookman Old Style" w:cs="Bookman Old Style" w:eastAsia="Bookman Old Style" w:hAnsi="Bookman Old Style"/>
          <w:i w:val="1"/>
          <w:iCs w:val="1"/>
          <w:color w:val="1f1f1f"/>
          <w:sz w:val="22"/>
          <w:szCs w:val="22"/>
          <w:highlight w:val="white"/>
          <w:rtl w:val="0"/>
        </w:rPr>
        <w:t xml:space="preserve">login</w:t>
      </w:r>
      <w:r w:rsidDel="00000000" w:rsidR="00000000" w:rsidRPr="00000000">
        <w:rPr>
          <w:rFonts w:ascii="Bookman Old Style" w:cs="Bookman Old Style" w:eastAsia="Bookman Old Style" w:hAnsi="Bookman Old Style"/>
          <w:color w:val="1f1f1f"/>
          <w:sz w:val="22"/>
          <w:szCs w:val="22"/>
          <w:highlight w:val="white"/>
          <w:rtl w:val="0"/>
        </w:rPr>
        <w:t xml:space="preserve">).</w:t>
      </w:r>
      <w:r w:rsidDel="00000000" w:rsidR="00000000" w:rsidRPr="00000000">
        <w:rPr>
          <w:rFonts w:ascii="Bookman Old Style" w:cs="Bookman Old Style" w:eastAsia="Bookman Old Style" w:hAnsi="Bookman Old Style"/>
          <w:sz w:val="22"/>
          <w:szCs w:val="22"/>
          <w:rtl w:val="0"/>
        </w:rPr>
        <w:t xml:space="preserve"> Selanjutnya, akan muncul banyak pilihan kategori produk yang terdaftar. Terdapat 3 jenis pilihan produk berdasarkan kategori yaitu Barang, Digital, dan Jasa.  (ada icon dari beberapa kategori di bagian kategori level 1)</w:t>
      </w:r>
    </w:p>
    <w:p w:rsidR="00000000" w:rsidDel="00000000" w:rsidP="00000000" w:rsidRDefault="00000000" w:rsidRPr="00000000" w14:paraId="00000131">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2">
      <w:pPr>
        <w:spacing w:line="276" w:lineRule="auto"/>
        <w:ind w:left="360"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0"/>
          <w:szCs w:val="20"/>
        </w:rPr>
        <w:drawing>
          <wp:inline distB="114300" distT="114300" distL="114300" distR="114300">
            <wp:extent cx="5653088" cy="269065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53088" cy="269065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21"/>
        </w:numPr>
        <w:ind w:left="720" w:hanging="360"/>
        <w:rPr>
          <w:rFonts w:ascii="Bookman Old Style" w:cs="Bookman Old Style" w:eastAsia="Bookman Old Style" w:hAnsi="Bookman Old Style"/>
          <w:sz w:val="26"/>
          <w:szCs w:val="26"/>
        </w:rPr>
      </w:pPr>
      <w:r w:rsidDel="00000000" w:rsidR="00000000" w:rsidRPr="00000000">
        <w:rPr>
          <w:rFonts w:ascii="Bookman Old Style" w:cs="Bookman Old Style" w:eastAsia="Bookman Old Style" w:hAnsi="Bookman Old Style"/>
          <w:color w:val="1f1f1f"/>
          <w:sz w:val="23"/>
          <w:szCs w:val="23"/>
          <w:highlight w:val="white"/>
          <w:rtl w:val="0"/>
        </w:rPr>
        <w:t xml:space="preserve">Apa itu pencarian melalui koleksi produk?</w:t>
      </w:r>
    </w:p>
    <w:p w:rsidR="00000000" w:rsidDel="00000000" w:rsidP="00000000" w:rsidRDefault="00000000" w:rsidRPr="00000000" w14:paraId="00000134">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3"/>
          <w:szCs w:val="23"/>
          <w:highlight w:val="white"/>
          <w:rtl w:val="0"/>
        </w:rPr>
        <w:t xml:space="preserve">→ </w:t>
      </w:r>
      <w:r w:rsidDel="00000000" w:rsidR="00000000" w:rsidRPr="00000000">
        <w:rPr>
          <w:rFonts w:ascii="Bookman Old Style" w:cs="Bookman Old Style" w:eastAsia="Bookman Old Style" w:hAnsi="Bookman Old Style"/>
          <w:sz w:val="22"/>
          <w:szCs w:val="22"/>
          <w:rtl w:val="0"/>
        </w:rPr>
        <w:t xml:space="preserve">Selain melakukan pencarian melalui kategori, PPK/PP dapat melakukan pencarian melalui koleksi produk yang ditawarkan pada halaman utama Katalog Elektronik versi 6. Terdapat beberapa koleksi produk yaitu : </w:t>
      </w:r>
    </w:p>
    <w:p w:rsidR="00000000" w:rsidDel="00000000" w:rsidP="00000000" w:rsidRDefault="00000000" w:rsidRPr="00000000" w14:paraId="00000135">
      <w:pPr>
        <w:numPr>
          <w:ilvl w:val="0"/>
          <w:numId w:val="145"/>
        </w:numPr>
        <w:spacing w:after="0" w:afterAutospacing="0" w:before="12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Koleksi “PDN Bersertifikat TKDN”</w:t>
      </w:r>
    </w:p>
    <w:p w:rsidR="00000000" w:rsidDel="00000000" w:rsidP="00000000" w:rsidRDefault="00000000" w:rsidRPr="00000000" w14:paraId="00000136">
      <w:pPr>
        <w:numPr>
          <w:ilvl w:val="0"/>
          <w:numId w:val="145"/>
        </w:numPr>
        <w:spacing w:after="0" w:afterAutospacing="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Koleksi “PDN oleh UMKK”</w:t>
      </w:r>
    </w:p>
    <w:p w:rsidR="00000000" w:rsidDel="00000000" w:rsidP="00000000" w:rsidRDefault="00000000" w:rsidRPr="00000000" w14:paraId="00000137">
      <w:pPr>
        <w:numPr>
          <w:ilvl w:val="0"/>
          <w:numId w:val="145"/>
        </w:numPr>
        <w:spacing w:after="120" w:before="0" w:beforeAutospacing="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Koleksi “Produk dari Daerahmu”</w:t>
      </w:r>
    </w:p>
    <w:p w:rsidR="00000000" w:rsidDel="00000000" w:rsidP="00000000" w:rsidRDefault="00000000" w:rsidRPr="00000000" w14:paraId="00000138">
      <w:pPr>
        <w:spacing w:after="120" w:before="12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Melalui pencarian ini, PPK/PP dapat menyaring (</w:t>
      </w:r>
      <w:r w:rsidDel="00000000" w:rsidR="00000000" w:rsidRPr="00000000">
        <w:rPr>
          <w:rFonts w:ascii="Bookman Old Style" w:cs="Bookman Old Style" w:eastAsia="Bookman Old Style" w:hAnsi="Bookman Old Style"/>
          <w:i w:val="1"/>
          <w:iCs w:val="1"/>
          <w:sz w:val="22"/>
          <w:szCs w:val="22"/>
          <w:rtl w:val="0"/>
        </w:rPr>
        <w:t xml:space="preserve">filter</w:t>
      </w:r>
      <w:r w:rsidDel="00000000" w:rsidR="00000000" w:rsidRPr="00000000">
        <w:rPr>
          <w:rFonts w:ascii="Bookman Old Style" w:cs="Bookman Old Style" w:eastAsia="Bookman Old Style" w:hAnsi="Bookman Old Style"/>
          <w:sz w:val="22"/>
          <w:szCs w:val="22"/>
          <w:rtl w:val="0"/>
        </w:rPr>
        <w:t xml:space="preserve">) pencarian produk lebih spesifik sesuai dengan kebutuhan produk yang ingin dicari. Seperti misalnya ada kebutuhan pencarian berdasarkan dari pertimbangan pembelian produk yang wajib memiliki sertifikat TKDN dan produk yang berada di sekitar alamat pengiriman produk dari PPK/PP. </w:t>
      </w:r>
    </w:p>
    <w:p w:rsidR="00000000" w:rsidDel="00000000" w:rsidP="00000000" w:rsidRDefault="00000000" w:rsidRPr="00000000" w14:paraId="00000139">
      <w:pPr>
        <w:numPr>
          <w:ilvl w:val="0"/>
          <w:numId w:val="21"/>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Apakah pencarian produk di E-katalog versi 6 berdasarkan dengan pencarian produk Lokal, Sektoral, dan Nasional?</w:t>
      </w:r>
    </w:p>
    <w:p w:rsidR="00000000" w:rsidDel="00000000" w:rsidP="00000000" w:rsidRDefault="00000000" w:rsidRPr="00000000" w14:paraId="0000013A">
      <w:pPr>
        <w:ind w:left="720" w:firstLine="0"/>
        <w:rPr>
          <w:rFonts w:ascii="Bookman Old Style" w:cs="Bookman Old Style" w:eastAsia="Bookman Old Style" w:hAnsi="Bookman Old Style"/>
          <w:i w:val="1"/>
          <w:iCs w:val="1"/>
          <w:color w:val="1f1f1f"/>
          <w:sz w:val="22"/>
          <w:szCs w:val="22"/>
          <w:highlight w:val="white"/>
        </w:rPr>
      </w:pPr>
      <w:r w:rsidDel="00000000" w:rsidR="00000000" w:rsidRPr="00000000">
        <w:rPr>
          <w:rFonts w:ascii="Bookman Old Style" w:cs="Bookman Old Style" w:eastAsia="Bookman Old Style" w:hAnsi="Bookman Old Style"/>
          <w:color w:val="1f1f1f"/>
          <w:sz w:val="22"/>
          <w:szCs w:val="22"/>
          <w:highlight w:val="white"/>
          <w:rtl w:val="0"/>
        </w:rPr>
        <w:t xml:space="preserve">→ Pencarian produk di E-katalog versi 6 sudah tidak berdasarkan dengan pencarian produk lokal, sektoral, dan nasional. PPK/PP dapat melakukan pencarian melalui kategori, koleksi, dan fitur </w:t>
      </w:r>
      <w:r w:rsidDel="00000000" w:rsidR="00000000" w:rsidRPr="00000000">
        <w:rPr>
          <w:rFonts w:ascii="Bookman Old Style" w:cs="Bookman Old Style" w:eastAsia="Bookman Old Style" w:hAnsi="Bookman Old Style"/>
          <w:i w:val="1"/>
          <w:iCs w:val="1"/>
          <w:color w:val="1f1f1f"/>
          <w:sz w:val="22"/>
          <w:szCs w:val="22"/>
          <w:highlight w:val="white"/>
          <w:rtl w:val="0"/>
        </w:rPr>
        <w:t xml:space="preserve">search bar</w:t>
      </w:r>
      <w:r w:rsidDel="00000000" w:rsidR="00000000" w:rsidRPr="00000000">
        <w:rPr>
          <w:rFonts w:ascii="Bookman Old Style" w:cs="Bookman Old Style" w:eastAsia="Bookman Old Style" w:hAnsi="Bookman Old Style"/>
          <w:color w:val="1f1f1f"/>
          <w:sz w:val="22"/>
          <w:szCs w:val="22"/>
          <w:highlight w:val="white"/>
          <w:rtl w:val="0"/>
        </w:rPr>
        <w:t xml:space="preserve">.</w:t>
      </w:r>
      <w:r w:rsidDel="00000000" w:rsidR="00000000" w:rsidRPr="00000000">
        <w:rPr>
          <w:rFonts w:ascii="Bookman Old Style" w:cs="Bookman Old Style" w:eastAsia="Bookman Old Style" w:hAnsi="Bookman Old Style"/>
          <w:i w:val="1"/>
          <w:iCs w:val="1"/>
          <w:color w:val="1f1f1f"/>
          <w:sz w:val="22"/>
          <w:szCs w:val="22"/>
          <w:highlight w:val="white"/>
          <w:rtl w:val="0"/>
        </w:rPr>
        <w:t xml:space="preserve"> </w:t>
      </w:r>
    </w:p>
    <w:p w:rsidR="00000000" w:rsidDel="00000000" w:rsidP="00000000" w:rsidRDefault="00000000" w:rsidRPr="00000000" w14:paraId="0000013B">
      <w:pPr>
        <w:ind w:left="720" w:firstLine="0"/>
        <w:rPr>
          <w:rFonts w:ascii="Bookman Old Style" w:cs="Bookman Old Style" w:eastAsia="Bookman Old Style" w:hAnsi="Bookman Old Style"/>
          <w:i w:val="1"/>
          <w:iCs w:val="1"/>
          <w:color w:val="1f1f1f"/>
          <w:sz w:val="22"/>
          <w:szCs w:val="22"/>
          <w:highlight w:val="white"/>
        </w:rPr>
      </w:pPr>
      <w:r w:rsidDel="00000000" w:rsidR="00000000" w:rsidRPr="00000000">
        <w:rPr>
          <w:rtl w:val="0"/>
        </w:rPr>
      </w:r>
    </w:p>
    <w:p w:rsidR="00000000" w:rsidDel="00000000" w:rsidP="00000000" w:rsidRDefault="00000000" w:rsidRPr="00000000" w14:paraId="0000013C">
      <w:pPr>
        <w:numPr>
          <w:ilvl w:val="0"/>
          <w:numId w:val="21"/>
        </w:numPr>
        <w:ind w:left="720" w:hanging="360"/>
        <w:rPr>
          <w:rFonts w:ascii="Bookman Old Style" w:cs="Bookman Old Style" w:eastAsia="Bookman Old Style" w:hAnsi="Bookman Old Style"/>
          <w:color w:val="1f1f1f"/>
          <w:sz w:val="22"/>
          <w:szCs w:val="22"/>
          <w:rPrChange w:author="Oki Wijaya" w:id="0" w:date="2024-02-13T07:13:26Z">
            <w:rPr>
              <w:rFonts w:ascii="Bookman Old Style" w:cs="Bookman Old Style" w:eastAsia="Bookman Old Style" w:hAnsi="Bookman Old Style"/>
              <w:color w:val="1f1f1f"/>
              <w:sz w:val="22"/>
              <w:szCs w:val="22"/>
              <w:highlight w:val="yellow"/>
            </w:rPr>
          </w:rPrChange>
        </w:rPr>
        <w:pPrChange w:author="Oki Wijaya" w:id="0" w:date="2024-02-13T07:13:26Z">
          <w:pPr>
            <w:numPr>
              <w:ilvl w:val="0"/>
              <w:numId w:val="21"/>
            </w:numPr>
            <w:ind w:left="720" w:hanging="360"/>
          </w:pPr>
        </w:pPrChange>
      </w:pPr>
      <w:r w:rsidDel="00000000" w:rsidR="00000000" w:rsidRPr="00000000">
        <w:rPr>
          <w:rFonts w:ascii="Bookman Old Style" w:cs="Bookman Old Style" w:eastAsia="Bookman Old Style" w:hAnsi="Bookman Old Style"/>
          <w:color w:val="1f1f1f"/>
          <w:sz w:val="22"/>
          <w:szCs w:val="22"/>
          <w:rtl w:val="0"/>
          <w:rPrChange w:author="Oki Wijaya" w:id="0" w:date="2024-02-13T07:13:26Z">
            <w:rPr>
              <w:rFonts w:ascii="Bookman Old Style" w:cs="Bookman Old Style" w:eastAsia="Bookman Old Style" w:hAnsi="Bookman Old Style"/>
              <w:color w:val="1f1f1f"/>
              <w:sz w:val="22"/>
              <w:szCs w:val="22"/>
              <w:highlight w:val="yellow"/>
            </w:rPr>
          </w:rPrChange>
        </w:rPr>
        <w:t xml:space="preserve">Apa itu daftar etalase produk penyedia ?</w:t>
      </w:r>
    </w:p>
    <w:p w:rsidR="00000000" w:rsidDel="00000000" w:rsidP="00000000" w:rsidRDefault="00000000" w:rsidRPr="00000000" w14:paraId="0000013D">
      <w:pPr>
        <w:ind w:left="720" w:firstLine="0"/>
        <w:rPr>
          <w:rFonts w:ascii="Bookman Old Style" w:cs="Bookman Old Style" w:eastAsia="Bookman Old Style" w:hAnsi="Bookman Old Style"/>
          <w:color w:val="1f1f1f"/>
          <w:sz w:val="22"/>
          <w:szCs w:val="22"/>
          <w:rPrChange w:author="Oki Wijaya" w:id="0" w:date="2024-02-13T07:13:26Z">
            <w:rPr>
              <w:rFonts w:ascii="Bookman Old Style" w:cs="Bookman Old Style" w:eastAsia="Bookman Old Style" w:hAnsi="Bookman Old Style"/>
              <w:color w:val="1f1f1f"/>
              <w:sz w:val="22"/>
              <w:szCs w:val="22"/>
              <w:highlight w:val="yellow"/>
            </w:rPr>
          </w:rPrChange>
        </w:rPr>
      </w:pPr>
      <w:r w:rsidDel="00000000" w:rsidR="00000000" w:rsidRPr="00000000">
        <w:rPr>
          <w:rFonts w:ascii="Bookman Old Style" w:cs="Bookman Old Style" w:eastAsia="Bookman Old Style" w:hAnsi="Bookman Old Style"/>
          <w:color w:val="1f1f1f"/>
          <w:sz w:val="22"/>
          <w:szCs w:val="22"/>
          <w:rtl w:val="0"/>
          <w:rPrChange w:author="Oki Wijaya" w:id="0" w:date="2024-02-13T07:13:26Z">
            <w:rPr>
              <w:rFonts w:ascii="Bookman Old Style" w:cs="Bookman Old Style" w:eastAsia="Bookman Old Style" w:hAnsi="Bookman Old Style"/>
              <w:color w:val="1f1f1f"/>
              <w:sz w:val="22"/>
              <w:szCs w:val="22"/>
              <w:highlight w:val="yellow"/>
            </w:rPr>
          </w:rPrChange>
        </w:rPr>
        <w:t xml:space="preserve">→ PPK/PP dapat mengakses dan melihat daftar produk yang ditawarkan oleh penyedia pada halaman profil penyedia. Pencarian daftar produk penyedia dapat dilakukan secara spesifik menggunakan</w:t>
      </w:r>
      <w:r w:rsidDel="00000000" w:rsidR="00000000" w:rsidRPr="00000000">
        <w:rPr>
          <w:rFonts w:ascii="Bookman Old Style" w:cs="Bookman Old Style" w:eastAsia="Bookman Old Style" w:hAnsi="Bookman Old Style"/>
          <w:i w:val="1"/>
          <w:iCs w:val="1"/>
          <w:color w:val="1f1f1f"/>
          <w:sz w:val="22"/>
          <w:szCs w:val="22"/>
          <w:rtl w:val="0"/>
          <w:rPrChange w:author="Oki Wijaya" w:id="0" w:date="2024-02-13T07:13:26Z">
            <w:rPr>
              <w:rFonts w:ascii="Bookman Old Style" w:cs="Bookman Old Style" w:eastAsia="Bookman Old Style" w:hAnsi="Bookman Old Style"/>
              <w:i w:val="1"/>
              <w:iCs w:val="1"/>
              <w:color w:val="1f1f1f"/>
              <w:sz w:val="22"/>
              <w:szCs w:val="22"/>
              <w:highlight w:val="yellow"/>
            </w:rPr>
          </w:rPrChange>
        </w:rPr>
        <w:t xml:space="preserve"> search bar </w:t>
      </w:r>
      <w:r w:rsidDel="00000000" w:rsidR="00000000" w:rsidRPr="00000000">
        <w:rPr>
          <w:rFonts w:ascii="Bookman Old Style" w:cs="Bookman Old Style" w:eastAsia="Bookman Old Style" w:hAnsi="Bookman Old Style"/>
          <w:color w:val="1f1f1f"/>
          <w:sz w:val="22"/>
          <w:szCs w:val="22"/>
          <w:rtl w:val="0"/>
          <w:rPrChange w:author="Oki Wijaya" w:id="0" w:date="2024-02-13T07:13:26Z">
            <w:rPr>
              <w:rFonts w:ascii="Bookman Old Style" w:cs="Bookman Old Style" w:eastAsia="Bookman Old Style" w:hAnsi="Bookman Old Style"/>
              <w:color w:val="1f1f1f"/>
              <w:sz w:val="22"/>
              <w:szCs w:val="22"/>
              <w:highlight w:val="yellow"/>
            </w:rPr>
          </w:rPrChange>
        </w:rPr>
        <w:t xml:space="preserve">dan </w:t>
      </w:r>
      <w:r w:rsidDel="00000000" w:rsidR="00000000" w:rsidRPr="00000000">
        <w:rPr>
          <w:rFonts w:ascii="Bookman Old Style" w:cs="Bookman Old Style" w:eastAsia="Bookman Old Style" w:hAnsi="Bookman Old Style"/>
          <w:i w:val="1"/>
          <w:iCs w:val="1"/>
          <w:color w:val="1f1f1f"/>
          <w:sz w:val="22"/>
          <w:szCs w:val="22"/>
          <w:rtl w:val="0"/>
          <w:rPrChange w:author="Oki Wijaya" w:id="0" w:date="2024-02-13T07:13:26Z">
            <w:rPr>
              <w:rFonts w:ascii="Bookman Old Style" w:cs="Bookman Old Style" w:eastAsia="Bookman Old Style" w:hAnsi="Bookman Old Style"/>
              <w:i w:val="1"/>
              <w:iCs w:val="1"/>
              <w:color w:val="1f1f1f"/>
              <w:sz w:val="22"/>
              <w:szCs w:val="22"/>
              <w:highlight w:val="yellow"/>
            </w:rPr>
          </w:rPrChange>
        </w:rPr>
        <w:t xml:space="preserve">sort</w:t>
      </w:r>
      <w:r w:rsidDel="00000000" w:rsidR="00000000" w:rsidRPr="00000000">
        <w:rPr>
          <w:rFonts w:ascii="Bookman Old Style" w:cs="Bookman Old Style" w:eastAsia="Bookman Old Style" w:hAnsi="Bookman Old Style"/>
          <w:color w:val="1f1f1f"/>
          <w:sz w:val="22"/>
          <w:szCs w:val="22"/>
          <w:rtl w:val="0"/>
          <w:rPrChange w:author="Oki Wijaya" w:id="0" w:date="2024-02-13T07:13:26Z">
            <w:rPr>
              <w:rFonts w:ascii="Bookman Old Style" w:cs="Bookman Old Style" w:eastAsia="Bookman Old Style" w:hAnsi="Bookman Old Style"/>
              <w:color w:val="1f1f1f"/>
              <w:sz w:val="22"/>
              <w:szCs w:val="22"/>
              <w:highlight w:val="yellow"/>
            </w:rPr>
          </w:rPrChange>
        </w:rPr>
        <w:t xml:space="preserve"> (urutan).</w:t>
      </w:r>
    </w:p>
    <w:p w:rsidR="00000000" w:rsidDel="00000000" w:rsidP="00000000" w:rsidRDefault="00000000" w:rsidRPr="00000000" w14:paraId="0000013E">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F">
      <w:pPr>
        <w:pStyle w:val="Heading5"/>
        <w:rPr>
          <w:rFonts w:ascii="Bookman Old Style" w:cs="Bookman Old Style" w:eastAsia="Bookman Old Style" w:hAnsi="Bookman Old Style"/>
          <w:u w:val="none"/>
        </w:rPr>
      </w:pPr>
      <w:bookmarkStart w:colFirst="0" w:colLast="0" w:name="_8xlx1zm3hpxh" w:id="16"/>
      <w:bookmarkEnd w:id="16"/>
      <w:r w:rsidDel="00000000" w:rsidR="00000000" w:rsidRPr="00000000">
        <w:rPr>
          <w:rFonts w:ascii="Bookman Old Style" w:cs="Bookman Old Style" w:eastAsia="Bookman Old Style" w:hAnsi="Bookman Old Style"/>
          <w:u w:val="none"/>
          <w:rtl w:val="0"/>
        </w:rPr>
        <w:t xml:space="preserve">3.1.2.2 Detail Produk</w:t>
      </w:r>
    </w:p>
    <w:p w:rsidR="00000000" w:rsidDel="00000000" w:rsidP="00000000" w:rsidRDefault="00000000" w:rsidRPr="00000000" w14:paraId="00000140">
      <w:pPr>
        <w:numPr>
          <w:ilvl w:val="0"/>
          <w:numId w:val="9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TKDN + BMP</w:t>
      </w:r>
    </w:p>
    <w:p w:rsidR="00000000" w:rsidDel="00000000" w:rsidP="00000000" w:rsidRDefault="00000000" w:rsidRPr="00000000" w14:paraId="00000141">
      <w:pPr>
        <w:numPr>
          <w:ilvl w:val="0"/>
          <w:numId w:val="56"/>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Komponen Dalam Negeri (TKDN) adalah besaran kandungan dalam negeri pada barang, jasa serta gabungan barang dan jasa. Bobot Manfaat Perusahaan (BMP) adalah Nilai penghargaan yang diberikan kepada perusahaan industri yang berinvestasi dan berproduksi di Indonesia.</w:t>
      </w:r>
    </w:p>
    <w:p w:rsidR="00000000" w:rsidDel="00000000" w:rsidP="00000000" w:rsidRDefault="00000000" w:rsidRPr="00000000" w14:paraId="00000142">
      <w:pPr>
        <w:numPr>
          <w:ilvl w:val="0"/>
          <w:numId w:val="56"/>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Dalam hal ini, Katalog Elektronik versi 6 mengadopsi nilai TKDN dan BMP guna untuk mengkarakteristik produk yang dijual pada Katalog Elektronik versi 6.</w:t>
      </w:r>
    </w:p>
    <w:p w:rsidR="00000000" w:rsidDel="00000000" w:rsidP="00000000" w:rsidRDefault="00000000" w:rsidRPr="00000000" w14:paraId="00000143">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44">
      <w:pPr>
        <w:numPr>
          <w:ilvl w:val="0"/>
          <w:numId w:val="9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Produk Dalam Negeri (PDN) bersertifikasi</w:t>
      </w:r>
    </w:p>
    <w:p w:rsidR="00000000" w:rsidDel="00000000" w:rsidP="00000000" w:rsidRDefault="00000000" w:rsidRPr="00000000" w14:paraId="00000145">
      <w:pPr>
        <w:numPr>
          <w:ilvl w:val="0"/>
          <w:numId w:val="15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beberapa Produk Dalam Negeri (PDN) sudah bersertifikasi nasional. Dalam hal ini, PPK &amp; PP dapat melihat keaslian data dengan cara menavigasikan ke dalam detail produk lalu memilih opsi “Info Pendukung” untuk melihat sertifikasi yang telah diunggah </w:t>
      </w:r>
      <w:r w:rsidDel="00000000" w:rsidR="00000000" w:rsidRPr="00000000">
        <w:rPr>
          <w:rFonts w:ascii="Bookman Old Style" w:cs="Bookman Old Style" w:eastAsia="Bookman Old Style" w:hAnsi="Bookman Old Style"/>
          <w:sz w:val="22"/>
          <w:szCs w:val="22"/>
          <w:rtl w:val="0"/>
        </w:rPr>
        <w:t xml:space="preserve">oleh Penyedia.</w:t>
      </w:r>
    </w:p>
    <w:p w:rsidR="00000000" w:rsidDel="00000000" w:rsidP="00000000" w:rsidRDefault="00000000" w:rsidRPr="00000000" w14:paraId="00000146">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47">
      <w:pPr>
        <w:numPr>
          <w:ilvl w:val="0"/>
          <w:numId w:val="9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Cara melaporkan produk di Katalog Elektronik versi 6 (after MVP)</w:t>
      </w:r>
    </w:p>
    <w:p w:rsidR="00000000" w:rsidDel="00000000" w:rsidP="00000000" w:rsidRDefault="00000000" w:rsidRPr="00000000" w14:paraId="00000148">
      <w:pPr>
        <w:numPr>
          <w:ilvl w:val="0"/>
          <w:numId w:val="7"/>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Untuk melaporkan produk, silahkan memasuki produk detail dari produk yang ingin dilaporkan. Setelah itu, silahkan memilih opsi “Lapor” untuk melakukan pelaporan kepada pihak Katalog Elektronik versi 6 dengan alasan yang jelas dan benar.</w:t>
      </w:r>
    </w:p>
    <w:p w:rsidR="00000000" w:rsidDel="00000000" w:rsidP="00000000" w:rsidRDefault="00000000" w:rsidRPr="00000000" w14:paraId="00000149">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4A">
      <w:pPr>
        <w:numPr>
          <w:ilvl w:val="0"/>
          <w:numId w:val="9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Terdapat rentang harga pada produk yang dicari atau dipilih</w:t>
      </w:r>
    </w:p>
    <w:p w:rsidR="00000000" w:rsidDel="00000000" w:rsidP="00000000" w:rsidRDefault="00000000" w:rsidRPr="00000000" w14:paraId="0000014B">
      <w:pPr>
        <w:numPr>
          <w:ilvl w:val="0"/>
          <w:numId w:val="12"/>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Rentang harga yang tampil pada detail produk memberitahukan terkait harga zonasi dari produk yang dipilih. Dalam hal ini, harga dapat berubah sewaktu-waktu sesuai dengan rentang harga yang ditetapkan.</w:t>
      </w:r>
    </w:p>
    <w:p w:rsidR="00000000" w:rsidDel="00000000" w:rsidP="00000000" w:rsidRDefault="00000000" w:rsidRPr="00000000" w14:paraId="0000014C">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4D">
      <w:pPr>
        <w:numPr>
          <w:ilvl w:val="0"/>
          <w:numId w:val="9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PPK/PP melihat profil penyedia?</w:t>
      </w:r>
    </w:p>
    <w:p w:rsidR="00000000" w:rsidDel="00000000" w:rsidP="00000000" w:rsidRDefault="00000000" w:rsidRPr="00000000" w14:paraId="0000014E">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PPK/PP dapat melihat profil penyedia melalui pencarian produk yang tampil dalam E-Katalog versi 6. Profil penyedia secara otomatis akan tampil pada halaman detail produk yang dipilih oleh PPK/PP sebagai bagian dari informasi produk. PPK/PP dapat melakukan akses profile penyedia melalui keranjang pesanan yang ada pada pembeli. Nama penyedia dengan daftar produk yang telah dimasukkan di keranjang akan muncul di halaman daftar produk yang masuk kedalam keranjang. </w:t>
      </w:r>
    </w:p>
    <w:p w:rsidR="00000000" w:rsidDel="00000000" w:rsidP="00000000" w:rsidRDefault="00000000" w:rsidRPr="00000000" w14:paraId="0000014F">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114300" distT="114300" distL="114300" distR="114300">
            <wp:extent cx="5281613" cy="274237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81613" cy="274237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96"/>
        </w:numPr>
        <w:spacing w:line="360" w:lineRule="auto"/>
        <w:ind w:left="720" w:hanging="360"/>
        <w:rPr>
          <w:rFonts w:ascii="Bookman Old Style" w:cs="Bookman Old Style" w:eastAsia="Bookman Old Style" w:hAnsi="Bookman Old Style"/>
          <w:u w:val="none"/>
        </w:rPr>
      </w:pPr>
      <w:commentRangeStart w:id="1"/>
      <w:commentRangeStart w:id="2"/>
      <w:commentRangeStart w:id="3"/>
      <w:r w:rsidDel="00000000" w:rsidR="00000000" w:rsidRPr="00000000">
        <w:rPr>
          <w:rFonts w:ascii="Bookman Old Style" w:cs="Bookman Old Style" w:eastAsia="Bookman Old Style" w:hAnsi="Bookman Old Style"/>
          <w:rtl w:val="0"/>
        </w:rPr>
        <w:t xml:space="preserve">Bagaimana cara melihat daftar produk yang ditawarkan oleh penyedia?</w:t>
      </w:r>
    </w:p>
    <w:p w:rsidR="00000000" w:rsidDel="00000000" w:rsidP="00000000" w:rsidRDefault="00000000" w:rsidRPr="00000000" w14:paraId="00000151">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Untuk melihat daftar produk yang ditawarkan oleh penyedia, PPK/PP harap memilih produk terlebih dahulu kemudian klik profil penyedia yang terdapat pada halaman detil produk. Selanjutnya, PPK/PP dapat melakukan akses untuk melihat daftar produk yang ditawarkan oleh penyedia terkait.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2">
      <w:pPr>
        <w:numPr>
          <w:ilvl w:val="0"/>
          <w:numId w:val="96"/>
        </w:numPr>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Apa itu produk yang memiliki label PPN ? </w:t>
      </w:r>
    </w:p>
    <w:p w:rsidR="00000000" w:rsidDel="00000000" w:rsidP="00000000" w:rsidRDefault="00000000" w:rsidRPr="00000000" w14:paraId="00000153">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Saat melakukan pencarian produk pada E-Katalog versi 6 terdapat beberapa produk yang memiliki label PPN atau Pajak Pertambahan Nilai setelah memilih barang untuk melihat informasi produk. Presentase dari nilai PPN telah tercantum bersama dengan label PPN. Penghitungan presentase harga pajak yang dibebankan akan langsung muncul pada pada detail ringkasan pembelian saat ingin melakukan pemesanan (</w:t>
      </w:r>
      <w:r w:rsidDel="00000000" w:rsidR="00000000" w:rsidRPr="00000000">
        <w:rPr>
          <w:rFonts w:ascii="Bookman Old Style" w:cs="Bookman Old Style" w:eastAsia="Bookman Old Style" w:hAnsi="Bookman Old Style"/>
          <w:i w:val="1"/>
          <w:iCs w:val="1"/>
          <w:sz w:val="22"/>
          <w:szCs w:val="22"/>
          <w:rtl w:val="0"/>
        </w:rPr>
        <w:t xml:space="preserve">checkout</w:t>
      </w:r>
      <w:r w:rsidDel="00000000" w:rsidR="00000000" w:rsidRPr="00000000">
        <w:rPr>
          <w:rFonts w:ascii="Bookman Old Style" w:cs="Bookman Old Style" w:eastAsia="Bookman Old Style" w:hAnsi="Bookman Old Style"/>
          <w:sz w:val="22"/>
          <w:szCs w:val="22"/>
          <w:rtl w:val="0"/>
        </w:rPr>
        <w:t xml:space="preserve">) produk. Misalnya, produk Bangku Kantor dengan harga Rp100.000 dan terdapat label PPN 11%, maka sub total PPN satu produk senilai Rp11.000. </w:t>
      </w:r>
    </w:p>
    <w:p w:rsidR="00000000" w:rsidDel="00000000" w:rsidP="00000000" w:rsidRDefault="00000000" w:rsidRPr="00000000" w14:paraId="00000154">
      <w:pPr>
        <w:spacing w:after="120" w:before="120" w:line="240" w:lineRule="auto"/>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55">
      <w:pPr>
        <w:numPr>
          <w:ilvl w:val="0"/>
          <w:numId w:val="96"/>
        </w:numPr>
        <w:ind w:left="720" w:hanging="360"/>
        <w:rPr>
          <w:rFonts w:ascii="Bookman Old Style" w:cs="Bookman Old Style" w:eastAsia="Bookman Old Style" w:hAnsi="Bookman Old Style"/>
          <w:sz w:val="22"/>
          <w:szCs w:val="22"/>
          <w:highlight w:val="green"/>
        </w:rPr>
      </w:pPr>
      <w:r w:rsidDel="00000000" w:rsidR="00000000" w:rsidRPr="00000000">
        <w:rPr>
          <w:rFonts w:ascii="Bookman Old Style" w:cs="Bookman Old Style" w:eastAsia="Bookman Old Style" w:hAnsi="Bookman Old Style"/>
          <w:sz w:val="22"/>
          <w:szCs w:val="22"/>
          <w:highlight w:val="green"/>
          <w:rtl w:val="0"/>
        </w:rPr>
        <w:t xml:space="preserve">Apa itu produk yang memiliki label PPnBM?</w:t>
      </w:r>
    </w:p>
    <w:p w:rsidR="00000000" w:rsidDel="00000000" w:rsidP="00000000" w:rsidRDefault="00000000" w:rsidRPr="00000000" w14:paraId="00000156">
      <w:pPr>
        <w:ind w:left="720" w:firstLine="0"/>
        <w:rPr>
          <w:rFonts w:ascii="Bookman Old Style" w:cs="Bookman Old Style" w:eastAsia="Bookman Old Style" w:hAnsi="Bookman Old Style"/>
          <w:sz w:val="22"/>
          <w:szCs w:val="22"/>
          <w:highlight w:val="green"/>
        </w:rPr>
      </w:pPr>
      <w:r w:rsidDel="00000000" w:rsidR="00000000" w:rsidRPr="00000000">
        <w:rPr>
          <w:rFonts w:ascii="Bookman Old Style" w:cs="Bookman Old Style" w:eastAsia="Bookman Old Style" w:hAnsi="Bookman Old Style"/>
          <w:sz w:val="22"/>
          <w:szCs w:val="22"/>
          <w:highlight w:val="green"/>
          <w:rtl w:val="0"/>
        </w:rPr>
        <w:t xml:space="preserve">→  Jika terdapat produk yang memiliki label PPnBM, maka produk tersebut masuk kedalam kelompok barang mewah. Produk tersebut akan dibebankan Pajak PPnBM maupun PPN. </w:t>
      </w:r>
      <w:commentRangeStart w:id="4"/>
      <w:r w:rsidDel="00000000" w:rsidR="00000000" w:rsidRPr="00000000">
        <w:rPr>
          <w:rFonts w:ascii="Bookman Old Style" w:cs="Bookman Old Style" w:eastAsia="Bookman Old Style" w:hAnsi="Bookman Old Style"/>
          <w:sz w:val="22"/>
          <w:szCs w:val="22"/>
          <w:highlight w:val="green"/>
          <w:rtl w:val="0"/>
        </w:rPr>
        <w:t xml:space="preserve">Besarnya persentase pajak PPnBM akan bergantung dari produk yang dibeli. </w:t>
      </w:r>
      <w:commentRangeEnd w:id="4"/>
      <w:r w:rsidDel="00000000" w:rsidR="00000000" w:rsidRPr="00000000">
        <w:commentReference w:id="4"/>
      </w:r>
      <w:r w:rsidDel="00000000" w:rsidR="00000000" w:rsidRPr="00000000">
        <w:rPr>
          <w:rFonts w:ascii="Bookman Old Style" w:cs="Bookman Old Style" w:eastAsia="Bookman Old Style" w:hAnsi="Bookman Old Style"/>
          <w:sz w:val="22"/>
          <w:szCs w:val="22"/>
          <w:highlight w:val="green"/>
          <w:rtl w:val="0"/>
        </w:rPr>
        <w:t xml:space="preserve">Misalnya produk Laptop Acer dengan harga Rp20.000.000 dan terdapat label PPN 11% dan label PPnBM 20%, maka sub total PPN adalah Rp2.000.000 dan PPnBM senilai RP.4.000.000.</w:t>
      </w:r>
    </w:p>
    <w:p w:rsidR="00000000" w:rsidDel="00000000" w:rsidP="00000000" w:rsidRDefault="00000000" w:rsidRPr="00000000" w14:paraId="00000157">
      <w:pPr>
        <w:numPr>
          <w:ilvl w:val="0"/>
          <w:numId w:val="96"/>
        </w:numPr>
        <w:ind w:left="720" w:hanging="360"/>
        <w:rPr>
          <w:rFonts w:ascii="Bookman Old Style" w:cs="Bookman Old Style" w:eastAsia="Bookman Old Style" w:hAnsi="Bookman Old Style"/>
          <w:sz w:val="22"/>
          <w:szCs w:val="22"/>
          <w:highlight w:val="green"/>
          <w:u w:val="none"/>
        </w:rPr>
      </w:pPr>
      <w:r w:rsidDel="00000000" w:rsidR="00000000" w:rsidRPr="00000000">
        <w:rPr>
          <w:rFonts w:ascii="Bookman Old Style" w:cs="Bookman Old Style" w:eastAsia="Bookman Old Style" w:hAnsi="Bookman Old Style"/>
          <w:sz w:val="22"/>
          <w:szCs w:val="22"/>
          <w:highlight w:val="green"/>
          <w:rtl w:val="0"/>
        </w:rPr>
        <w:t xml:space="preserve">Apa itu label PPN pada layanan tambahan produk ?</w:t>
      </w:r>
    </w:p>
    <w:p w:rsidR="00000000" w:rsidDel="00000000" w:rsidP="00000000" w:rsidRDefault="00000000" w:rsidRPr="00000000" w14:paraId="00000158">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green"/>
          <w:rtl w:val="0"/>
        </w:rPr>
        <w:t xml:space="preserve">→ Selain terdapat PPN pada harga satuan produk, PPN dapat dibebankan berdasarkan dari layanan tambahan yang terkena pajak. Maka dari itu, akan ada label besaran presentase nilai pajak PPN dari label pada layanan tambahan yang terkena pajak. Besaran nilai pajak PPN bergantung dari layanan tambahan produk yang dipilih oleh PPK/PP. Misalnya produk laptop yang memiliki layanan tambahan garansi 5 tahun dengan harga Rp100.000 dan terdapat label PPN 10%. Maka PPN yang dikenakan untuk layanan tambahan tersebut adalah Rp.10.000. </w:t>
      </w:r>
      <w:r w:rsidDel="00000000" w:rsidR="00000000" w:rsidRPr="00000000">
        <w:rPr>
          <w:rtl w:val="0"/>
        </w:rPr>
      </w:r>
    </w:p>
    <w:p w:rsidR="00000000" w:rsidDel="00000000" w:rsidP="00000000" w:rsidRDefault="00000000" w:rsidRPr="00000000" w14:paraId="00000159">
      <w:pPr>
        <w:numPr>
          <w:ilvl w:val="0"/>
          <w:numId w:val="96"/>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Bagaimana jika menemukan produk yang tidak sesuai nilai TKDN dan BMP nya ?</w:t>
      </w:r>
    </w:p>
    <w:p w:rsidR="00000000" w:rsidDel="00000000" w:rsidP="00000000" w:rsidRDefault="00000000" w:rsidRPr="00000000" w14:paraId="0000015A">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Jika menemukan produk yang dimasukkan oleh penjual terdapat ketidakaslian dari nilai TKDN dan BMP nya maka PP/PPK bisa melaporkan ke resolution center yang ada di platform E-Katalog Versi 6.</w:t>
      </w:r>
    </w:p>
    <w:p w:rsidR="00000000" w:rsidDel="00000000" w:rsidP="00000000" w:rsidRDefault="00000000" w:rsidRPr="00000000" w14:paraId="0000015B">
      <w:pPr>
        <w:numPr>
          <w:ilvl w:val="0"/>
          <w:numId w:val="96"/>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Bagaimana jika terdapat ketidaksesuaian produk yang masuk kedalam suatu kategori ?</w:t>
      </w:r>
    </w:p>
    <w:p w:rsidR="00000000" w:rsidDel="00000000" w:rsidP="00000000" w:rsidRDefault="00000000" w:rsidRPr="00000000" w14:paraId="0000015C">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Jika menemukan produk yang dimasukkan oleh penjual terdapat ketidaksesuaian kategori  maka PP/PPK dapat melakukan   nya maka PP/PP bisa melaporkan ke resolution center yang ada di platform E-Katalog Versi 6 </w:t>
      </w:r>
    </w:p>
    <w:p w:rsidR="00000000" w:rsidDel="00000000" w:rsidP="00000000" w:rsidRDefault="00000000" w:rsidRPr="00000000" w14:paraId="0000015D">
      <w:pPr>
        <w:numPr>
          <w:ilvl w:val="0"/>
          <w:numId w:val="96"/>
        </w:numPr>
        <w:ind w:left="72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Apa itu layanan tambahan ?</w:t>
      </w:r>
    </w:p>
    <w:p w:rsidR="00000000" w:rsidDel="00000000" w:rsidP="00000000" w:rsidRDefault="00000000" w:rsidRPr="00000000" w14:paraId="0000015E">
      <w:pPr>
        <w:ind w:left="720" w:firstLine="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 Pada E-Katalog versi 6, terdapat penawaran dari Penyedia yang memasukkan tambahan layanan pada suatu produk. Layanan tambahan dapat berbeda sesuai dengan jenis produk yang membutuhkan layanan tersebut. Salah satu contoh produk yang terdapat layanan tambahan yaitu produk AC dengan opsi tambahan layanan jasa pasang dan jasa bongkar &amp; pasang.   Layanan tambahan tidak wajib dibeli. Pembeli dapat memilih apakah produk tersebut membutuhkan tambahan layanan yang ditawarkan penyedia. Detail layanan tambahan yang dipilih akan muncul pada ringkasan pembelian. </w:t>
      </w:r>
    </w:p>
    <w:p w:rsidR="00000000" w:rsidDel="00000000" w:rsidP="00000000" w:rsidRDefault="00000000" w:rsidRPr="00000000" w14:paraId="0000015F">
      <w:pPr>
        <w:numPr>
          <w:ilvl w:val="0"/>
          <w:numId w:val="96"/>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Apa itu list keterangan harga produk ?</w:t>
      </w:r>
    </w:p>
    <w:p w:rsidR="00000000" w:rsidDel="00000000" w:rsidP="00000000" w:rsidRDefault="00000000" w:rsidRPr="00000000" w14:paraId="00000160">
      <w:pPr>
        <w:numPr>
          <w:ilvl w:val="0"/>
          <w:numId w:val="96"/>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Apakah info pendukung dapat diketahui oleh pembeli yang tidak memiliki akun ?</w:t>
      </w:r>
    </w:p>
    <w:p w:rsidR="00000000" w:rsidDel="00000000" w:rsidP="00000000" w:rsidRDefault="00000000" w:rsidRPr="00000000" w14:paraId="00000161">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62">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TBC (List Keterangan Harga Produk) akan muncul di pdp di info pendukung, confidential,</w:t>
      </w:r>
    </w:p>
    <w:p w:rsidR="00000000" w:rsidDel="00000000" w:rsidP="00000000" w:rsidRDefault="00000000" w:rsidRPr="00000000" w14:paraId="00000163">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Ada label Pajak yang terdapat pada layanan tambahan </w:t>
      </w:r>
    </w:p>
    <w:p w:rsidR="00000000" w:rsidDel="00000000" w:rsidP="00000000" w:rsidRDefault="00000000" w:rsidRPr="00000000" w14:paraId="00000164">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65">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66">
      <w:pPr>
        <w:ind w:left="0" w:firstLine="0"/>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4"/>
        <w:rPr>
          <w:rFonts w:ascii="Bookman Old Style" w:cs="Bookman Old Style" w:eastAsia="Bookman Old Style" w:hAnsi="Bookman Old Style"/>
        </w:rPr>
      </w:pPr>
      <w:bookmarkStart w:colFirst="0" w:colLast="0" w:name="_zfopxkuo2iqh" w:id="17"/>
      <w:bookmarkEnd w:id="17"/>
      <w:r w:rsidDel="00000000" w:rsidR="00000000" w:rsidRPr="00000000">
        <w:rPr>
          <w:rFonts w:ascii="Bookman Old Style" w:cs="Bookman Old Style" w:eastAsia="Bookman Old Style" w:hAnsi="Bookman Old Style"/>
          <w:rtl w:val="0"/>
        </w:rPr>
        <w:t xml:space="preserve">3.1.3 Pemesanan</w:t>
      </w:r>
      <w:r w:rsidDel="00000000" w:rsidR="00000000" w:rsidRPr="00000000">
        <w:rPr>
          <w:rtl w:val="0"/>
        </w:rPr>
      </w:r>
    </w:p>
    <w:p w:rsidR="00000000" w:rsidDel="00000000" w:rsidP="00000000" w:rsidRDefault="00000000" w:rsidRPr="00000000" w14:paraId="0000016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Pemesanan adalah bagian dalam ruang lingkup</w:t>
      </w:r>
      <w:r w:rsidDel="00000000" w:rsidR="00000000" w:rsidRPr="00000000">
        <w:rPr>
          <w:rFonts w:ascii="Bookman Old Style" w:cs="Bookman Old Style" w:eastAsia="Bookman Old Style" w:hAnsi="Bookman Old Style"/>
          <w:i w:val="1"/>
          <w:iCs w:val="1"/>
          <w:rtl w:val="0"/>
        </w:rPr>
        <w:t xml:space="preserve"> </w:t>
      </w:r>
      <w:r w:rsidDel="00000000" w:rsidR="00000000" w:rsidRPr="00000000">
        <w:rPr>
          <w:rFonts w:ascii="Bookman Old Style" w:cs="Bookman Old Style" w:eastAsia="Bookman Old Style" w:hAnsi="Bookman Old Style"/>
          <w:rtl w:val="0"/>
        </w:rPr>
        <w:t xml:space="preserve">PPK/PP</w:t>
      </w:r>
      <w:r w:rsidDel="00000000" w:rsidR="00000000" w:rsidRPr="00000000">
        <w:rPr>
          <w:rFonts w:ascii="Bookman Old Style" w:cs="Bookman Old Style" w:eastAsia="Bookman Old Style" w:hAnsi="Bookman Old Style"/>
          <w:i w:val="1"/>
          <w:iCs w:val="1"/>
          <w:rtl w:val="0"/>
        </w:rPr>
        <w:t xml:space="preserve"> </w:t>
      </w:r>
      <w:r w:rsidDel="00000000" w:rsidR="00000000" w:rsidRPr="00000000">
        <w:rPr>
          <w:rFonts w:ascii="Bookman Old Style" w:cs="Bookman Old Style" w:eastAsia="Bookman Old Style" w:hAnsi="Bookman Old Style"/>
          <w:rtl w:val="0"/>
        </w:rPr>
        <w:t xml:space="preserve">yang mencakup alur pembelian pengguna mulai dari perencanaan pengadaan oleh PA/KPA/PPK/PP hingga barang sampai ke tempat tujuan yang dikehendaki. Alur tersebut terdiri dari persiapan pembelian, pembuatan pesanan, menunggu konfirmasi penyedia, menunggu dan memonitor proses serta pengiriman pesanan oleh penyedia, dan konfirmasi kesesuaian pesanan yang tiba.</w:t>
      </w:r>
    </w:p>
    <w:p w:rsidR="00000000" w:rsidDel="00000000" w:rsidP="00000000" w:rsidRDefault="00000000" w:rsidRPr="00000000" w14:paraId="0000016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6A">
      <w:pPr>
        <w:pStyle w:val="Heading5"/>
        <w:rPr>
          <w:rFonts w:ascii="Bookman Old Style" w:cs="Bookman Old Style" w:eastAsia="Bookman Old Style" w:hAnsi="Bookman Old Style"/>
          <w:u w:val="none"/>
        </w:rPr>
      </w:pPr>
      <w:bookmarkStart w:colFirst="0" w:colLast="0" w:name="_w61rsi45tefm" w:id="18"/>
      <w:bookmarkEnd w:id="18"/>
      <w:r w:rsidDel="00000000" w:rsidR="00000000" w:rsidRPr="00000000">
        <w:rPr>
          <w:rFonts w:ascii="Bookman Old Style" w:cs="Bookman Old Style" w:eastAsia="Bookman Old Style" w:hAnsi="Bookman Old Style"/>
          <w:u w:val="none"/>
          <w:rtl w:val="0"/>
        </w:rPr>
        <w:t xml:space="preserve">3.1.3.1 Pembuatan Pesanan</w:t>
      </w:r>
    </w:p>
    <w:p w:rsidR="00000000" w:rsidDel="00000000" w:rsidP="00000000" w:rsidRDefault="00000000" w:rsidRPr="00000000" w14:paraId="0000016B">
      <w:pPr>
        <w:numPr>
          <w:ilvl w:val="0"/>
          <w:numId w:val="9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mencari produk di Katalog Elektronik versi 6</w:t>
      </w:r>
      <w:r w:rsidDel="00000000" w:rsidR="00000000" w:rsidRPr="00000000">
        <w:rPr>
          <w:rtl w:val="0"/>
        </w:rPr>
      </w:r>
    </w:p>
    <w:p w:rsidR="00000000" w:rsidDel="00000000" w:rsidP="00000000" w:rsidRDefault="00000000" w:rsidRPr="00000000" w14:paraId="0000016C">
      <w:pPr>
        <w:numPr>
          <w:ilvl w:val="0"/>
          <w:numId w:val="99"/>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Anda dapat melakukan pencarian produk dengan cara memasukkan kata kunci</w:t>
      </w:r>
      <w:r w:rsidDel="00000000" w:rsidR="00000000" w:rsidRPr="00000000">
        <w:rPr>
          <w:rFonts w:ascii="Bookman Old Style" w:cs="Bookman Old Style" w:eastAsia="Bookman Old Style" w:hAnsi="Bookman Old Style"/>
          <w:sz w:val="22"/>
          <w:szCs w:val="22"/>
          <w:rtl w:val="0"/>
        </w:rPr>
        <w:t xml:space="preserve"> barang yang ingin dipesan pada kolom pencarian (</w:t>
      </w:r>
      <w:r w:rsidDel="00000000" w:rsidR="00000000" w:rsidRPr="00000000">
        <w:rPr>
          <w:rFonts w:ascii="Bookman Old Style" w:cs="Bookman Old Style" w:eastAsia="Bookman Old Style" w:hAnsi="Bookman Old Style"/>
          <w:i w:val="1"/>
          <w:iCs w:val="1"/>
          <w:sz w:val="22"/>
          <w:szCs w:val="22"/>
          <w:rtl w:val="0"/>
        </w:rPr>
        <w:t xml:space="preserve">search bar</w:t>
      </w:r>
      <w:r w:rsidDel="00000000" w:rsidR="00000000" w:rsidRPr="00000000">
        <w:rPr>
          <w:rFonts w:ascii="Bookman Old Style" w:cs="Bookman Old Style" w:eastAsia="Bookman Old Style" w:hAnsi="Bookman Old Style"/>
          <w:sz w:val="22"/>
          <w:szCs w:val="22"/>
          <w:rtl w:val="0"/>
        </w:rPr>
        <w:t xml:space="preserve">) yang terdapat di bagian atas pada laman Katalog Elektronik versi 6.</w:t>
      </w:r>
      <w:r w:rsidDel="00000000" w:rsidR="00000000" w:rsidRPr="00000000">
        <w:rPr>
          <w:rFonts w:ascii="Bookman Old Style" w:cs="Bookman Old Style" w:eastAsia="Bookman Old Style" w:hAnsi="Bookman Old Style"/>
          <w:sz w:val="22"/>
          <w:szCs w:val="22"/>
          <w:rtl w:val="0"/>
        </w:rPr>
        <w:t xml:space="preserve"> Selain itu, PPK/PP dapat mencari produk berdasarkan kategori, koleksi dan filterisasi untuk memudahkan pencarian produk. </w:t>
      </w:r>
    </w:p>
    <w:p w:rsidR="00000000" w:rsidDel="00000000" w:rsidP="00000000" w:rsidRDefault="00000000" w:rsidRPr="00000000" w14:paraId="0000016D">
      <w:pPr>
        <w:numPr>
          <w:ilvl w:val="0"/>
          <w:numId w:val="9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membuat pesanan sebagai PP</w:t>
      </w:r>
      <w:r w:rsidDel="00000000" w:rsidR="00000000" w:rsidRPr="00000000">
        <w:rPr>
          <w:rtl w:val="0"/>
        </w:rPr>
      </w:r>
    </w:p>
    <w:p w:rsidR="00000000" w:rsidDel="00000000" w:rsidP="00000000" w:rsidRDefault="00000000" w:rsidRPr="00000000" w14:paraId="0000016E">
      <w:pPr>
        <w:numPr>
          <w:ilvl w:val="0"/>
          <w:numId w:val="52"/>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Sebagai PP, langkah yang perlu dilakukan untuk membuat pesanan adalah sebagai berikut:</w:t>
      </w:r>
    </w:p>
    <w:p w:rsidR="00000000" w:rsidDel="00000000" w:rsidP="00000000" w:rsidRDefault="00000000" w:rsidRPr="00000000" w14:paraId="0000016F">
      <w:pPr>
        <w:numPr>
          <w:ilvl w:val="0"/>
          <w:numId w:val="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Silahkan memilih produk yang ingin dipesan. Jika terdapat beberapa barang yang ingin dipesan, disarankan untuk menambahkan barang ke dalam keranjang terlebih dahulu sebelum membuat pesanan.</w:t>
      </w:r>
    </w:p>
    <w:p w:rsidR="00000000" w:rsidDel="00000000" w:rsidP="00000000" w:rsidRDefault="00000000" w:rsidRPr="00000000" w14:paraId="00000170">
      <w:pPr>
        <w:numPr>
          <w:ilvl w:val="0"/>
          <w:numId w:val="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konfirmasi pengecekan barang yang ingin dibeli. Setelah itu, silahkan mengisi detail pesanan yaitu: Alamat Pengiriman, Tahap Pengiriman, Tanggal Pengiriman, Opsi Pengiriman, Rencana Umum Pengadaan (RUP), dan Pemilihan PPK.</w:t>
      </w:r>
    </w:p>
    <w:p w:rsidR="00000000" w:rsidDel="00000000" w:rsidP="00000000" w:rsidRDefault="00000000" w:rsidRPr="00000000" w14:paraId="00000171">
      <w:pPr>
        <w:numPr>
          <w:ilvl w:val="0"/>
          <w:numId w:val="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melengkapi detail pesanan, silahkan melakukan negosiasi harga barang kepada Penyedia.</w:t>
      </w:r>
    </w:p>
    <w:p w:rsidR="00000000" w:rsidDel="00000000" w:rsidP="00000000" w:rsidRDefault="00000000" w:rsidRPr="00000000" w14:paraId="00000172">
      <w:pPr>
        <w:numPr>
          <w:ilvl w:val="0"/>
          <w:numId w:val="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PP dan Penyedia sudah menyetujui harga negosiasi, maka PP dapat mengajukan Pesanan kepada PPK untuk meninjau </w:t>
      </w:r>
      <w:r w:rsidDel="00000000" w:rsidR="00000000" w:rsidRPr="00000000">
        <w:rPr>
          <w:rFonts w:ascii="Bookman Old Style" w:cs="Bookman Old Style" w:eastAsia="Bookman Old Style" w:hAnsi="Bookman Old Style"/>
          <w:sz w:val="22"/>
          <w:szCs w:val="22"/>
          <w:rtl w:val="0"/>
        </w:rPr>
        <w:t xml:space="preserve">pesanan.</w:t>
      </w:r>
    </w:p>
    <w:p w:rsidR="00000000" w:rsidDel="00000000" w:rsidP="00000000" w:rsidRDefault="00000000" w:rsidRPr="00000000" w14:paraId="00000173">
      <w:pPr>
        <w:numPr>
          <w:ilvl w:val="0"/>
          <w:numId w:val="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PPK setuju dengan pesanan yang diajukan, maka Pesanan PP berhasil terbuat dan diteruskan kepada Penyedia untuk diproses lebih lanjut.</w:t>
      </w:r>
    </w:p>
    <w:p w:rsidR="00000000" w:rsidDel="00000000" w:rsidP="00000000" w:rsidRDefault="00000000" w:rsidRPr="00000000" w14:paraId="00000174">
      <w:pPr>
        <w:numPr>
          <w:ilvl w:val="0"/>
          <w:numId w:val="9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membuat pesanan sebagai PPK</w:t>
      </w:r>
      <w:r w:rsidDel="00000000" w:rsidR="00000000" w:rsidRPr="00000000">
        <w:rPr>
          <w:rtl w:val="0"/>
        </w:rPr>
      </w:r>
    </w:p>
    <w:p w:rsidR="00000000" w:rsidDel="00000000" w:rsidP="00000000" w:rsidRDefault="00000000" w:rsidRPr="00000000" w14:paraId="00000175">
      <w:pPr>
        <w:numPr>
          <w:ilvl w:val="0"/>
          <w:numId w:val="9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Sebagai PPK, langkah yang perlu dilakukan untuk membuat pesanan adalah sebagai berikut:</w:t>
      </w:r>
    </w:p>
    <w:p w:rsidR="00000000" w:rsidDel="00000000" w:rsidP="00000000" w:rsidRDefault="00000000" w:rsidRPr="00000000" w14:paraId="00000176">
      <w:pPr>
        <w:numPr>
          <w:ilvl w:val="0"/>
          <w:numId w:val="1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Silahkan memilih produk yang ingin dipesan. Jika terdapat beberapa barang yang ingin dipesan, disarankan untuk menambahkan barang ke dalam keranjang terlebih dahulu sebelum membuat pesanan.</w:t>
      </w:r>
    </w:p>
    <w:p w:rsidR="00000000" w:rsidDel="00000000" w:rsidP="00000000" w:rsidRDefault="00000000" w:rsidRPr="00000000" w14:paraId="00000177">
      <w:pPr>
        <w:numPr>
          <w:ilvl w:val="0"/>
          <w:numId w:val="1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konfirmasi pengecekan barang yang ingin dibeli. Setelah itu, silahkan mengisi detail pesanan yaitu: Alamat Pengiriman, Tahap Pengiriman, Tanggal Pengiriman, Opsi Pengiriman, dan Rencana Umum Pengadaan (RUP).</w:t>
      </w:r>
    </w:p>
    <w:p w:rsidR="00000000" w:rsidDel="00000000" w:rsidP="00000000" w:rsidRDefault="00000000" w:rsidRPr="00000000" w14:paraId="00000178">
      <w:pPr>
        <w:numPr>
          <w:ilvl w:val="0"/>
          <w:numId w:val="1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melengkapi detail pesanan, silahkan melakukan negosiasi harga barang kepada Pihak Penyedia.</w:t>
      </w:r>
    </w:p>
    <w:p w:rsidR="00000000" w:rsidDel="00000000" w:rsidP="00000000" w:rsidRDefault="00000000" w:rsidRPr="00000000" w14:paraId="00000179">
      <w:pPr>
        <w:numPr>
          <w:ilvl w:val="0"/>
          <w:numId w:val="12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PPK dan Penyedia sudah menyetujui harga negosiasi, maka PPK dapat langsung membuat pesanan. Jika sudah berhasil terbuat, pesanan akan diteruskan kepada Penyedia untuk diproses lebih lanjut.</w:t>
      </w:r>
    </w:p>
    <w:p w:rsidR="00000000" w:rsidDel="00000000" w:rsidP="00000000" w:rsidRDefault="00000000" w:rsidRPr="00000000" w14:paraId="0000017A">
      <w:pPr>
        <w:numPr>
          <w:ilvl w:val="0"/>
          <w:numId w:val="9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Cara menghapus produk pada keranjang belanja</w:t>
      </w:r>
    </w:p>
    <w:p w:rsidR="00000000" w:rsidDel="00000000" w:rsidP="00000000" w:rsidRDefault="00000000" w:rsidRPr="00000000" w14:paraId="0000017B">
      <w:pPr>
        <w:numPr>
          <w:ilvl w:val="0"/>
          <w:numId w:val="100"/>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dapat melakukan penghapusan terkait barang pada keranjang belanja, silahkan masuk ke dalam laman keranjang belanja dengan cara mengklik logo keranjang yang terdapat pada kanan atas halaman utama Katalog Elektronik versi 6. Lalu, silahkan meng-</w:t>
      </w:r>
      <w:r w:rsidDel="00000000" w:rsidR="00000000" w:rsidRPr="00000000">
        <w:rPr>
          <w:rFonts w:ascii="Bookman Old Style" w:cs="Bookman Old Style" w:eastAsia="Bookman Old Style" w:hAnsi="Bookman Old Style"/>
          <w:i w:val="1"/>
          <w:iCs w:val="1"/>
          <w:sz w:val="22"/>
          <w:szCs w:val="22"/>
          <w:rtl w:val="0"/>
        </w:rPr>
        <w:t xml:space="preserve">klik</w:t>
      </w:r>
      <w:r w:rsidDel="00000000" w:rsidR="00000000" w:rsidRPr="00000000">
        <w:rPr>
          <w:rFonts w:ascii="Bookman Old Style" w:cs="Bookman Old Style" w:eastAsia="Bookman Old Style" w:hAnsi="Bookman Old Style"/>
          <w:sz w:val="22"/>
          <w:szCs w:val="22"/>
          <w:rtl w:val="0"/>
        </w:rPr>
        <w:t xml:space="preserve"> logo hapus (</w:t>
      </w:r>
      <w:r w:rsidDel="00000000" w:rsidR="00000000" w:rsidRPr="00000000">
        <w:rPr>
          <w:rFonts w:ascii="Bookman Old Style" w:cs="Bookman Old Style" w:eastAsia="Bookman Old Style" w:hAnsi="Bookman Old Style"/>
          <w:i w:val="1"/>
          <w:iCs w:val="1"/>
          <w:sz w:val="22"/>
          <w:szCs w:val="22"/>
          <w:rtl w:val="0"/>
        </w:rPr>
        <w:t xml:space="preserve">trash can)</w:t>
      </w:r>
      <w:r w:rsidDel="00000000" w:rsidR="00000000" w:rsidRPr="00000000">
        <w:rPr>
          <w:rFonts w:ascii="Bookman Old Style" w:cs="Bookman Old Style" w:eastAsia="Bookman Old Style" w:hAnsi="Bookman Old Style"/>
          <w:sz w:val="22"/>
          <w:szCs w:val="22"/>
          <w:rtl w:val="0"/>
        </w:rPr>
        <w:t xml:space="preserve"> pada barang yang ingin dihapus. Untuk menghapus semua barang dalam 1 toko pembelian, silahkan </w:t>
      </w:r>
      <w:r w:rsidDel="00000000" w:rsidR="00000000" w:rsidRPr="00000000">
        <w:rPr>
          <w:rFonts w:ascii="Bookman Old Style" w:cs="Bookman Old Style" w:eastAsia="Bookman Old Style" w:hAnsi="Bookman Old Style"/>
          <w:i w:val="1"/>
          <w:iCs w:val="1"/>
          <w:sz w:val="22"/>
          <w:szCs w:val="22"/>
          <w:rtl w:val="0"/>
        </w:rPr>
        <w:t xml:space="preserve">highlight</w:t>
      </w:r>
      <w:r w:rsidDel="00000000" w:rsidR="00000000" w:rsidRPr="00000000">
        <w:rPr>
          <w:rFonts w:ascii="Bookman Old Style" w:cs="Bookman Old Style" w:eastAsia="Bookman Old Style" w:hAnsi="Bookman Old Style"/>
          <w:sz w:val="22"/>
          <w:szCs w:val="22"/>
          <w:rtl w:val="0"/>
        </w:rPr>
        <w:t xml:space="preserve"> toko yang menjual barang tersebut dan pilih opsi “Hapus” pada toko tersebut.</w:t>
      </w:r>
    </w:p>
    <w:p w:rsidR="00000000" w:rsidDel="00000000" w:rsidP="00000000" w:rsidRDefault="00000000" w:rsidRPr="00000000" w14:paraId="0000017C">
      <w:pPr>
        <w:numPr>
          <w:ilvl w:val="0"/>
          <w:numId w:val="9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saya dapat </w:t>
      </w:r>
      <w:r w:rsidDel="00000000" w:rsidR="00000000" w:rsidRPr="00000000">
        <w:rPr>
          <w:rFonts w:ascii="Bookman Old Style" w:cs="Bookman Old Style" w:eastAsia="Bookman Old Style" w:hAnsi="Bookman Old Style"/>
          <w:rtl w:val="0"/>
        </w:rPr>
        <w:t xml:space="preserve">memesan barang secara </w:t>
      </w:r>
      <w:r w:rsidDel="00000000" w:rsidR="00000000" w:rsidRPr="00000000">
        <w:rPr>
          <w:rFonts w:ascii="Bookman Old Style" w:cs="Bookman Old Style" w:eastAsia="Bookman Old Style" w:hAnsi="Bookman Old Style"/>
          <w:i w:val="1"/>
          <w:iCs w:val="1"/>
          <w:rtl w:val="0"/>
        </w:rPr>
        <w:t xml:space="preserve">Pre-Order</w:t>
      </w:r>
    </w:p>
    <w:p w:rsidR="00000000" w:rsidDel="00000000" w:rsidP="00000000" w:rsidRDefault="00000000" w:rsidRPr="00000000" w14:paraId="0000017D">
      <w:pPr>
        <w:numPr>
          <w:ilvl w:val="0"/>
          <w:numId w:val="158"/>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dan PP dapat memesan barang secara </w:t>
      </w:r>
      <w:r w:rsidDel="00000000" w:rsidR="00000000" w:rsidRPr="00000000">
        <w:rPr>
          <w:rFonts w:ascii="Bookman Old Style" w:cs="Bookman Old Style" w:eastAsia="Bookman Old Style" w:hAnsi="Bookman Old Style"/>
          <w:i w:val="1"/>
          <w:iCs w:val="1"/>
          <w:sz w:val="22"/>
          <w:szCs w:val="22"/>
          <w:rtl w:val="0"/>
        </w:rPr>
        <w:t xml:space="preserve">Pre-Order</w:t>
      </w:r>
      <w:r w:rsidDel="00000000" w:rsidR="00000000" w:rsidRPr="00000000">
        <w:rPr>
          <w:rFonts w:ascii="Bookman Old Style" w:cs="Bookman Old Style" w:eastAsia="Bookman Old Style" w:hAnsi="Bookman Old Style"/>
          <w:sz w:val="22"/>
          <w:szCs w:val="22"/>
          <w:rtl w:val="0"/>
        </w:rPr>
        <w:t xml:space="preserve"> dengan memilih produk yang memiliki </w:t>
      </w:r>
      <w:r w:rsidDel="00000000" w:rsidR="00000000" w:rsidRPr="00000000">
        <w:rPr>
          <w:rFonts w:ascii="Bookman Old Style" w:cs="Bookman Old Style" w:eastAsia="Bookman Old Style" w:hAnsi="Bookman Old Style"/>
          <w:i w:val="1"/>
          <w:iCs w:val="1"/>
          <w:sz w:val="22"/>
          <w:szCs w:val="22"/>
          <w:rtl w:val="0"/>
        </w:rPr>
        <w:t xml:space="preserve">tag </w:t>
      </w:r>
      <w:r w:rsidDel="00000000" w:rsidR="00000000" w:rsidRPr="00000000">
        <w:rPr>
          <w:rFonts w:ascii="Bookman Old Style" w:cs="Bookman Old Style" w:eastAsia="Bookman Old Style" w:hAnsi="Bookman Old Style"/>
          <w:sz w:val="22"/>
          <w:szCs w:val="22"/>
          <w:rtl w:val="0"/>
        </w:rPr>
        <w:t xml:space="preserve">Pre-order. Setelah memilih, silahkan menyesuaikan waktu pengiriman produk serta berkomunikasi dengan Penyedia terkait kesediaan dan kesanggupan Penyedia terkait waktu pengiriman yang ditawarkan.</w:t>
      </w:r>
    </w:p>
    <w:p w:rsidR="00000000" w:rsidDel="00000000" w:rsidP="00000000" w:rsidRDefault="00000000" w:rsidRPr="00000000" w14:paraId="0000017E">
      <w:pPr>
        <w:numPr>
          <w:ilvl w:val="0"/>
          <w:numId w:val="9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Harga Zonasi</w:t>
      </w:r>
    </w:p>
    <w:p w:rsidR="00000000" w:rsidDel="00000000" w:rsidP="00000000" w:rsidRDefault="00000000" w:rsidRPr="00000000" w14:paraId="0000017F">
      <w:pPr>
        <w:numPr>
          <w:ilvl w:val="0"/>
          <w:numId w:val="12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Harga Zonasi adalah perubahan harga yang menyesuaikan lokasi yang dipilih, yakni jika terjadi perubahan lokasi pengiriman pada halaman </w:t>
      </w:r>
      <w:r w:rsidDel="00000000" w:rsidR="00000000" w:rsidRPr="00000000">
        <w:rPr>
          <w:rFonts w:ascii="Bookman Old Style" w:cs="Bookman Old Style" w:eastAsia="Bookman Old Style" w:hAnsi="Bookman Old Style"/>
          <w:i w:val="1"/>
          <w:iCs w:val="1"/>
          <w:sz w:val="22"/>
          <w:szCs w:val="22"/>
          <w:rtl w:val="0"/>
        </w:rPr>
        <w:t xml:space="preserve">checkout</w:t>
      </w:r>
      <w:r w:rsidDel="00000000" w:rsidR="00000000" w:rsidRPr="00000000">
        <w:rPr>
          <w:rFonts w:ascii="Bookman Old Style" w:cs="Bookman Old Style" w:eastAsia="Bookman Old Style" w:hAnsi="Bookman Old Style"/>
          <w:sz w:val="22"/>
          <w:szCs w:val="22"/>
          <w:rtl w:val="0"/>
        </w:rPr>
        <w:t xml:space="preserve"> atau perubahan lokasi produk tersebut akan terdapat harga zonasi dari produk yang ingin dilakukan pemesanan.</w:t>
      </w:r>
      <w:r w:rsidDel="00000000" w:rsidR="00000000" w:rsidRPr="00000000">
        <w:rPr>
          <w:rtl w:val="0"/>
        </w:rPr>
      </w:r>
    </w:p>
    <w:p w:rsidR="00000000" w:rsidDel="00000000" w:rsidP="00000000" w:rsidRDefault="00000000" w:rsidRPr="00000000" w14:paraId="00000180">
      <w:pPr>
        <w:numPr>
          <w:ilvl w:val="0"/>
          <w:numId w:val="92"/>
        </w:numPr>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Apa itu Harga Grosir</w:t>
      </w:r>
    </w:p>
    <w:p w:rsidR="00000000" w:rsidDel="00000000" w:rsidP="00000000" w:rsidRDefault="00000000" w:rsidRPr="00000000" w14:paraId="00000181">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Harga grosir adalah harga yang umumnya lebih murah dibandingkan di pasaran jika membeli produk sesuai dengan kesesuaian jumlah kuantitas. Dalam hal ini, Jika pembeli membeli produk sesuai dengan jumlah produk yang sesuai, maka pembeli akan mendapatkan diskon atau best price yang ditawarkan.</w:t>
      </w:r>
      <w:r w:rsidDel="00000000" w:rsidR="00000000" w:rsidRPr="00000000">
        <w:rPr>
          <w:rtl w:val="0"/>
        </w:rPr>
      </w:r>
    </w:p>
    <w:p w:rsidR="00000000" w:rsidDel="00000000" w:rsidP="00000000" w:rsidRDefault="00000000" w:rsidRPr="00000000" w14:paraId="00000182">
      <w:pPr>
        <w:numPr>
          <w:ilvl w:val="0"/>
          <w:numId w:val="92"/>
        </w:numPr>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Apa itu Asuransi Ongkos Kirim, dan apakah wajib atau bisa dinonaktifkan?</w:t>
      </w:r>
    </w:p>
    <w:p w:rsidR="00000000" w:rsidDel="00000000" w:rsidP="00000000" w:rsidRDefault="00000000" w:rsidRPr="00000000" w14:paraId="00000183">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Asuransi ongkos kirim adalah besaran harga asuransi yang dibebankan kepada PPK/PP jika memilih opsi pengiriman menggunakan kurir Third Partner Logistic (3PL). Besaran harga asuransi ongkos kirim menyesuaikan dengan nilai atau harga dari produk yang dibeli oleh PPK/PP dan wajib atau tidak bisa dinonaktifkan. Hal ini untuk menjaga keamanan jika terjadi kerusakan pada saat proses pengiriman produk yang dilakukan oleh kurir 3PL. </w:t>
      </w:r>
    </w:p>
    <w:p w:rsidR="00000000" w:rsidDel="00000000" w:rsidP="00000000" w:rsidRDefault="00000000" w:rsidRPr="00000000" w14:paraId="00000184">
      <w:pPr>
        <w:numPr>
          <w:ilvl w:val="0"/>
          <w:numId w:val="92"/>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Berapakah Batas Nominal Pembelian untuk PPK dan PP</w:t>
      </w:r>
    </w:p>
    <w:p w:rsidR="00000000" w:rsidDel="00000000" w:rsidP="00000000" w:rsidRDefault="00000000" w:rsidRPr="00000000" w14:paraId="00000185">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Untuk batas nominal pembelian yang dapat digunakan PP dan PPK pada pengadaan barang/jasa di Katalog Elektronik versi 6 adalah:</w:t>
      </w:r>
    </w:p>
    <w:p w:rsidR="00000000" w:rsidDel="00000000" w:rsidP="00000000" w:rsidRDefault="00000000" w:rsidRPr="00000000" w14:paraId="00000186">
      <w:pPr>
        <w:numPr>
          <w:ilvl w:val="0"/>
          <w:numId w:val="22"/>
        </w:numPr>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PP memiliki nominal paling banyak  Rp 200.000.000 dalam 1 pesanan.</w:t>
      </w:r>
    </w:p>
    <w:p w:rsidR="00000000" w:rsidDel="00000000" w:rsidP="00000000" w:rsidRDefault="00000000" w:rsidRPr="00000000" w14:paraId="00000187">
      <w:pPr>
        <w:numPr>
          <w:ilvl w:val="0"/>
          <w:numId w:val="22"/>
        </w:numPr>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PPK memiliki nominal di atas Rp 200.000.000 dalam 1 pesanan.</w:t>
      </w:r>
    </w:p>
    <w:p w:rsidR="00000000" w:rsidDel="00000000" w:rsidP="00000000" w:rsidRDefault="00000000" w:rsidRPr="00000000" w14:paraId="00000188">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terdapat ketidaksesuaian jumlah nominal maka akan ada keterangan informasi mengenai jumlah batas pembelian PP yang tidak bisa melebihi 200 juta dan PPK yang tidak bisa. </w:t>
      </w:r>
    </w:p>
    <w:p w:rsidR="00000000" w:rsidDel="00000000" w:rsidP="00000000" w:rsidRDefault="00000000" w:rsidRPr="00000000" w14:paraId="00000189">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A">
      <w:pPr>
        <w:numPr>
          <w:ilvl w:val="0"/>
          <w:numId w:val="92"/>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 itu Pajak Pertambahan Nilai (PPN) yang dikenakan oleh produk dalam E-Katalog Versi 6 ?</w:t>
      </w:r>
    </w:p>
    <w:p w:rsidR="00000000" w:rsidDel="00000000" w:rsidP="00000000" w:rsidRDefault="00000000" w:rsidRPr="00000000" w14:paraId="0000018B">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Dalam proses pembelian produk di E-Katalog versi 6, terdapat pajak yang dibebankan kepada PPK/PP. Pajak Pertambahan Nilai (PPN) merupakan pajak yang dikenakan atas produk yang kena pajak. Besarnya presentase PPN bergantung dari produk yang dibeli. Selain produk yang terkena PPN, pajak juga dapat dikenakan pada Layanan Tambahan produk tersebut dan Ongkos Kirim.</w:t>
      </w:r>
    </w:p>
    <w:p w:rsidR="00000000" w:rsidDel="00000000" w:rsidP="00000000" w:rsidRDefault="00000000" w:rsidRPr="00000000" w14:paraId="0000018C">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Beberapa object pada pesanan yang dikenakan pajak diantaranya adalah: </w:t>
      </w:r>
    </w:p>
    <w:p w:rsidR="00000000" w:rsidDel="00000000" w:rsidP="00000000" w:rsidRDefault="00000000" w:rsidRPr="00000000" w14:paraId="0000018D">
      <w:pPr>
        <w:numPr>
          <w:ilvl w:val="0"/>
          <w:numId w:val="160"/>
        </w:numPr>
        <w:spacing w:after="0" w:afterAutospacing="0" w:before="120" w:line="240" w:lineRule="auto"/>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Harga dasar satuan produk</w:t>
      </w:r>
    </w:p>
    <w:p w:rsidR="00000000" w:rsidDel="00000000" w:rsidP="00000000" w:rsidRDefault="00000000" w:rsidRPr="00000000" w14:paraId="0000018E">
      <w:pPr>
        <w:numPr>
          <w:ilvl w:val="0"/>
          <w:numId w:val="160"/>
        </w:numPr>
        <w:spacing w:after="0" w:afterAutospacing="0" w:before="0" w:beforeAutospacing="0" w:line="240" w:lineRule="auto"/>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Harga dasar satuan layanan tambahan</w:t>
      </w:r>
    </w:p>
    <w:p w:rsidR="00000000" w:rsidDel="00000000" w:rsidP="00000000" w:rsidRDefault="00000000" w:rsidRPr="00000000" w14:paraId="0000018F">
      <w:pPr>
        <w:numPr>
          <w:ilvl w:val="0"/>
          <w:numId w:val="160"/>
        </w:numPr>
        <w:spacing w:after="120" w:before="0" w:beforeAutospacing="0" w:line="240" w:lineRule="auto"/>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Harga Ongkos Kirim</w:t>
      </w:r>
    </w:p>
    <w:p w:rsidR="00000000" w:rsidDel="00000000" w:rsidP="00000000" w:rsidRDefault="00000000" w:rsidRPr="00000000" w14:paraId="00000190">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91">
      <w:pPr>
        <w:numPr>
          <w:ilvl w:val="0"/>
          <w:numId w:val="92"/>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 itu PPnBM ?</w:t>
      </w:r>
    </w:p>
    <w:p w:rsidR="00000000" w:rsidDel="00000000" w:rsidP="00000000" w:rsidRDefault="00000000" w:rsidRPr="00000000" w14:paraId="00000192">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Pajak Penjualan atas Barang Mewah (PPnBM) merupakan pajak yang dikenakan pada barang yang tergolong mewah. Besarnya tarif PPnBM berdasarkan dari produk yang dibeli</w:t>
      </w:r>
    </w:p>
    <w:p w:rsidR="00000000" w:rsidDel="00000000" w:rsidP="00000000" w:rsidRDefault="00000000" w:rsidRPr="00000000" w14:paraId="00000193">
      <w:pPr>
        <w:numPr>
          <w:ilvl w:val="0"/>
          <w:numId w:val="92"/>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Harga apa saja yang dibebankan pajak?</w:t>
      </w:r>
    </w:p>
    <w:p w:rsidR="00000000" w:rsidDel="00000000" w:rsidP="00000000" w:rsidRDefault="00000000" w:rsidRPr="00000000" w14:paraId="00000194">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Harga dasar satuan produk, Harga dasar satuan layanan tambahan dan Harga Ongkos Kirim. Pada tahap negosiasi, harga yang dimasukkan oleh PPK/PP merupakan harga dasar atau harga sebelum PPN</w:t>
      </w:r>
    </w:p>
    <w:p w:rsidR="00000000" w:rsidDel="00000000" w:rsidP="00000000" w:rsidRDefault="00000000" w:rsidRPr="00000000" w14:paraId="00000195">
      <w:pPr>
        <w:numPr>
          <w:ilvl w:val="0"/>
          <w:numId w:val="92"/>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Apakah PPK/PP dapat melakukan komunikasi melalui chat dengan penyedia?</w:t>
      </w:r>
    </w:p>
    <w:p w:rsidR="00000000" w:rsidDel="00000000" w:rsidP="00000000" w:rsidRDefault="00000000" w:rsidRPr="00000000" w14:paraId="00000196">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Pada E-Katalog versi 6, PPK/PP dapat melakukan komunikasi dengan penyedia menggunakan fitur chat yang terdapat pada halaman depan (beranda) dan fitur tanya produk pada halaman detail produk.</w:t>
      </w:r>
    </w:p>
    <w:p w:rsidR="00000000" w:rsidDel="00000000" w:rsidP="00000000" w:rsidRDefault="00000000" w:rsidRPr="00000000" w14:paraId="00000197">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98">
      <w:pPr>
        <w:pStyle w:val="Heading5"/>
        <w:rPr>
          <w:rFonts w:ascii="Bookman Old Style" w:cs="Bookman Old Style" w:eastAsia="Bookman Old Style" w:hAnsi="Bookman Old Style"/>
          <w:u w:val="none"/>
        </w:rPr>
      </w:pPr>
      <w:bookmarkStart w:colFirst="0" w:colLast="0" w:name="_806i6o5lip6w" w:id="19"/>
      <w:bookmarkEnd w:id="19"/>
      <w:r w:rsidDel="00000000" w:rsidR="00000000" w:rsidRPr="00000000">
        <w:rPr>
          <w:rFonts w:ascii="Bookman Old Style" w:cs="Bookman Old Style" w:eastAsia="Bookman Old Style" w:hAnsi="Bookman Old Style"/>
          <w:u w:val="none"/>
          <w:rtl w:val="0"/>
        </w:rPr>
        <w:t xml:space="preserve">3.1.3.2 Negosiasi Pesanan</w:t>
      </w:r>
    </w:p>
    <w:p w:rsidR="00000000" w:rsidDel="00000000" w:rsidP="00000000" w:rsidRDefault="00000000" w:rsidRPr="00000000" w14:paraId="00000199">
      <w:pPr>
        <w:numPr>
          <w:ilvl w:val="0"/>
          <w:numId w:val="81"/>
        </w:numPr>
        <w:ind w:left="720" w:hanging="360"/>
        <w:rPr>
          <w:rFonts w:ascii="Bookman Old Style" w:cs="Bookman Old Style" w:eastAsia="Bookman Old Style" w:hAnsi="Bookman Old Style"/>
          <w:color w:val="ff0000"/>
        </w:rPr>
      </w:pPr>
      <w:r w:rsidDel="00000000" w:rsidR="00000000" w:rsidRPr="00000000">
        <w:rPr>
          <w:rFonts w:ascii="Bookman Old Style" w:cs="Bookman Old Style" w:eastAsia="Bookman Old Style" w:hAnsi="Bookman Old Style"/>
          <w:color w:val="ff0000"/>
          <w:rtl w:val="0"/>
        </w:rPr>
        <w:t xml:space="preserve">Apa itu Negosiasi Pesanan</w:t>
      </w:r>
    </w:p>
    <w:p w:rsidR="00000000" w:rsidDel="00000000" w:rsidP="00000000" w:rsidRDefault="00000000" w:rsidRPr="00000000" w14:paraId="0000019A">
      <w:pPr>
        <w:numPr>
          <w:ilvl w:val="0"/>
          <w:numId w:val="6"/>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Negosiasi dilakukan oleh Pembeli untuk dapat memperoleh </w:t>
      </w:r>
      <w:r w:rsidDel="00000000" w:rsidR="00000000" w:rsidRPr="00000000">
        <w:rPr>
          <w:rFonts w:ascii="Bookman Old Style" w:cs="Bookman Old Style" w:eastAsia="Bookman Old Style" w:hAnsi="Bookman Old Style"/>
          <w:i w:val="1"/>
          <w:iCs w:val="1"/>
          <w:sz w:val="22"/>
          <w:szCs w:val="22"/>
          <w:rtl w:val="0"/>
        </w:rPr>
        <w:t xml:space="preserve">best price</w:t>
      </w:r>
      <w:r w:rsidDel="00000000" w:rsidR="00000000" w:rsidRPr="00000000">
        <w:rPr>
          <w:rFonts w:ascii="Bookman Old Style" w:cs="Bookman Old Style" w:eastAsia="Bookman Old Style" w:hAnsi="Bookman Old Style"/>
          <w:sz w:val="22"/>
          <w:szCs w:val="22"/>
          <w:rtl w:val="0"/>
        </w:rPr>
        <w:t xml:space="preserve"> pada harga satuan produk, layanan tambahan, dan ongkos kirim (kurir penyedia) yang ingin dibeli.</w:t>
      </w:r>
      <w:r w:rsidDel="00000000" w:rsidR="00000000" w:rsidRPr="00000000">
        <w:rPr>
          <w:rFonts w:ascii="Bookman Old Style" w:cs="Bookman Old Style" w:eastAsia="Bookman Old Style" w:hAnsi="Bookman Old Style"/>
          <w:sz w:val="22"/>
          <w:szCs w:val="22"/>
          <w:rtl w:val="0"/>
        </w:rPr>
        <w:t xml:space="preserve"> Dalam hal ini, PPK/PP dapat melakukan penawaran harga negosiasi kepada Penyedia melalui fitur negosiasi yang terdapat pada Katalog Elektronik versi 6.</w:t>
      </w:r>
    </w:p>
    <w:p w:rsidR="00000000" w:rsidDel="00000000" w:rsidP="00000000" w:rsidRDefault="00000000" w:rsidRPr="00000000" w14:paraId="0000019B">
      <w:pPr>
        <w:numPr>
          <w:ilvl w:val="0"/>
          <w:numId w:val="81"/>
        </w:numPr>
        <w:ind w:left="720" w:hanging="360"/>
        <w:rPr>
          <w:rFonts w:ascii="Bookman Old Style" w:cs="Bookman Old Style" w:eastAsia="Bookman Old Style" w:hAnsi="Bookman Old Style"/>
          <w:color w:val="ff0000"/>
        </w:rPr>
      </w:pPr>
      <w:r w:rsidDel="00000000" w:rsidR="00000000" w:rsidRPr="00000000">
        <w:rPr>
          <w:rFonts w:ascii="Bookman Old Style" w:cs="Bookman Old Style" w:eastAsia="Bookman Old Style" w:hAnsi="Bookman Old Style"/>
          <w:color w:val="ff0000"/>
          <w:rtl w:val="0"/>
        </w:rPr>
        <w:t xml:space="preserve">Apakah Negosiasi Wajib Dilakukan</w:t>
      </w:r>
      <w:r w:rsidDel="00000000" w:rsidR="00000000" w:rsidRPr="00000000">
        <w:rPr>
          <w:rtl w:val="0"/>
        </w:rPr>
      </w:r>
    </w:p>
    <w:p w:rsidR="00000000" w:rsidDel="00000000" w:rsidP="00000000" w:rsidRDefault="00000000" w:rsidRPr="00000000" w14:paraId="0000019C">
      <w:pPr>
        <w:numPr>
          <w:ilvl w:val="0"/>
          <w:numId w:val="90"/>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green"/>
          <w:rtl w:val="0"/>
        </w:rPr>
        <w:t xml:space="preserve">Untuk transaksi pemesanan produk di E-Katalog versi 6 wajib untuk melakukan penawaran negosiasi semua harga kepada penyedia seperti pada harga produk, harga layanan tambahan, dan harga ongkos kirim (jika memilih opsi pengiriman dengan kurir penyedia). Setelah melakukan penawaran negosiasi pertama, namun masih ingin melakukan negosiasi pada salah satu harga saja maka tidak harus semua kolom penawaran negosiasi diisi. Setelah melakukan negosiasi pertama, maka untuk negosiasi selanjutnya tidak perlu mengisi semua kolom penawaran harga yang ingin dinegosiasikan. </w:t>
      </w:r>
      <w:r w:rsidDel="00000000" w:rsidR="00000000" w:rsidRPr="00000000">
        <w:rPr>
          <w:rFonts w:ascii="Bookman Old Style" w:cs="Bookman Old Style" w:eastAsia="Bookman Old Style" w:hAnsi="Bookman Old Style"/>
          <w:sz w:val="22"/>
          <w:szCs w:val="22"/>
          <w:rtl w:val="0"/>
        </w:rPr>
        <w:t xml:space="preserve">Negosiasi TIDAK dapat dilakukan pada harga dasar ongkos kirim JIKA pembeli memilih opsi kurir pengiriman 3PL karena harga dasar ongkos kirim tersebut sudah ditetapkan oleh pihak 3PL. </w:t>
      </w:r>
      <w:r w:rsidDel="00000000" w:rsidR="00000000" w:rsidRPr="00000000">
        <w:rPr>
          <w:rtl w:val="0"/>
        </w:rPr>
      </w:r>
    </w:p>
    <w:p w:rsidR="00000000" w:rsidDel="00000000" w:rsidP="00000000" w:rsidRDefault="00000000" w:rsidRPr="00000000" w14:paraId="0000019D">
      <w:pPr>
        <w:numPr>
          <w:ilvl w:val="0"/>
          <w:numId w:val="81"/>
        </w:numPr>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Apa saja yang dapat dinegosiasi</w:t>
      </w:r>
    </w:p>
    <w:p w:rsidR="00000000" w:rsidDel="00000000" w:rsidP="00000000" w:rsidRDefault="00000000" w:rsidRPr="00000000" w14:paraId="0000019E">
      <w:pPr>
        <w:numPr>
          <w:ilvl w:val="0"/>
          <w:numId w:val="8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Dalam negosiasi Katalog Elektronik versi 6, komponen yang dapat dinegosiasikan kepada Pihak Penyedia adalah: Harga Dasar Produk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 Harga Dasar Layanan Tambahan Produk, dan Harga Dasar Ongkos Kirim Pengiriman dari Kurir Penyedia.</w:t>
      </w:r>
    </w:p>
    <w:p w:rsidR="00000000" w:rsidDel="00000000" w:rsidP="00000000" w:rsidRDefault="00000000" w:rsidRPr="00000000" w14:paraId="0000019F">
      <w:pPr>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A0">
      <w:pPr>
        <w:numPr>
          <w:ilvl w:val="0"/>
          <w:numId w:val="8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Jika harga barang yang ditawarkan oleh Penyedia tidak ingin dinegosiasi</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A1">
      <w:pPr>
        <w:numPr>
          <w:ilvl w:val="0"/>
          <w:numId w:val="18"/>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Negosiasi wajib dilakukan oleh PPK/PP setelah melakukan pemilihan produk yang ingin dibeli kemudian PPK/PP diarahkan untuk meng-klik tombol “Ajukan Negosiasi”. PPK/PP harus melakukan pengisian harga negosiasi yang ingin ditawarkan pada kolom kosong yang tersedia kepada penyedia. Kemudian status detail pesanan akan berubah menjadi “Negosiasi Diajukan”. PPK/PP dapat menunggu tanggapan dari penyedia terkait penawaran harga negosiasi yang telah diajukan.</w:t>
      </w:r>
    </w:p>
    <w:p w:rsidR="00000000" w:rsidDel="00000000" w:rsidP="00000000" w:rsidRDefault="00000000" w:rsidRPr="00000000" w14:paraId="000001A2">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A3">
      <w:pPr>
        <w:numPr>
          <w:ilvl w:val="0"/>
          <w:numId w:val="81"/>
        </w:numPr>
        <w:ind w:left="720" w:hanging="360"/>
        <w:rPr>
          <w:rFonts w:ascii="Bookman Old Style" w:cs="Bookman Old Style" w:eastAsia="Bookman Old Style" w:hAnsi="Bookman Old Style"/>
          <w:sz w:val="22"/>
          <w:szCs w:val="22"/>
          <w:highlight w:val="yellow"/>
          <w:u w:val="none"/>
        </w:rPr>
      </w:pPr>
      <w:r w:rsidDel="00000000" w:rsidR="00000000" w:rsidRPr="00000000">
        <w:rPr>
          <w:rFonts w:ascii="Bookman Old Style" w:cs="Bookman Old Style" w:eastAsia="Bookman Old Style" w:hAnsi="Bookman Old Style"/>
          <w:sz w:val="22"/>
          <w:szCs w:val="22"/>
          <w:highlight w:val="yellow"/>
          <w:rtl w:val="0"/>
        </w:rPr>
        <w:t xml:space="preserve">Bagaimana jika penyedia tidak ingin untuk melakukan negosiasi harga ?</w:t>
      </w:r>
    </w:p>
    <w:p w:rsidR="00000000" w:rsidDel="00000000" w:rsidP="00000000" w:rsidRDefault="00000000" w:rsidRPr="00000000" w14:paraId="000001A4">
      <w:pPr>
        <w:ind w:left="720" w:firstLine="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 Jika penyedia tidak ingin melakukan negosiasi, maka pada saat PPK/PP sudah melakukan penawaran harga negosiasi akan ada opsi tolak negosiasi disertai dengan alasan dari Penyedia. Dengan begitu status negosiasi pesanan akan berubah menjadi “Negosiasi Selesai” dengan info “Ditolak Penyedia” dan keputusan selanjutnya ada di PPK/PP untuk melanjutkan atau membatalkan pesanan. </w:t>
      </w:r>
    </w:p>
    <w:p w:rsidR="00000000" w:rsidDel="00000000" w:rsidP="00000000" w:rsidRDefault="00000000" w:rsidRPr="00000000" w14:paraId="000001A5">
      <w:pPr>
        <w:numPr>
          <w:ilvl w:val="0"/>
          <w:numId w:val="8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Negosiasi yang sedang berlangsung dapat dibatalkan</w:t>
      </w:r>
    </w:p>
    <w:p w:rsidR="00000000" w:rsidDel="00000000" w:rsidP="00000000" w:rsidRDefault="00000000" w:rsidRPr="00000000" w14:paraId="000001A6">
      <w:pPr>
        <w:numPr>
          <w:ilvl w:val="0"/>
          <w:numId w:val="70"/>
        </w:numPr>
        <w:ind w:left="144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Tahap negosiasi antara PPK/PP dan Penyedia dapat dibatalkan dengan cara memilih opsi “Batalkan Nego” pada pesanan yang ingin dibatalkan. Pada proses pembatalan negosiasi, silahkan mencantumkan alasan pembatalan negosiasi oleh PPK/PP kepada Penyedia. </w:t>
      </w:r>
      <w:r w:rsidDel="00000000" w:rsidR="00000000" w:rsidRPr="00000000">
        <w:rPr>
          <w:rFonts w:ascii="Bookman Old Style" w:cs="Bookman Old Style" w:eastAsia="Bookman Old Style" w:hAnsi="Bookman Old Style"/>
          <w:sz w:val="22"/>
          <w:szCs w:val="22"/>
          <w:rtl w:val="0"/>
        </w:rPr>
        <w:t xml:space="preserve">Setelah melakukan proses pembatalan, maka status pesanan yang diajukan pembatalan akan berubah menjadi “Negosiasi dibatalkan”. Dalam hal ini, surat pesanan belum terbit sebagai pesanan aktif dan PPK/PP dapat melakukan pencarian barang kembali.</w:t>
      </w:r>
    </w:p>
    <w:p w:rsidR="00000000" w:rsidDel="00000000" w:rsidP="00000000" w:rsidRDefault="00000000" w:rsidRPr="00000000" w14:paraId="000001A7">
      <w:pPr>
        <w:ind w:left="1440" w:firstLine="0"/>
        <w:rPr>
          <w:rFonts w:ascii="Bookman Old Style" w:cs="Bookman Old Style" w:eastAsia="Bookman Old Style" w:hAnsi="Bookman Old Style"/>
          <w:sz w:val="22"/>
          <w:szCs w:val="22"/>
          <w:highlight w:val="yellow"/>
        </w:rPr>
      </w:pPr>
      <w:r w:rsidDel="00000000" w:rsidR="00000000" w:rsidRPr="00000000">
        <w:rPr>
          <w:rtl w:val="0"/>
        </w:rPr>
      </w:r>
    </w:p>
    <w:p w:rsidR="00000000" w:rsidDel="00000000" w:rsidP="00000000" w:rsidRDefault="00000000" w:rsidRPr="00000000" w14:paraId="000001A8">
      <w:pPr>
        <w:numPr>
          <w:ilvl w:val="0"/>
          <w:numId w:val="8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terdapat batas jumlah maupun waktu Negosiasi</w:t>
      </w:r>
    </w:p>
    <w:p w:rsidR="00000000" w:rsidDel="00000000" w:rsidP="00000000" w:rsidRDefault="00000000" w:rsidRPr="00000000" w14:paraId="000001A9">
      <w:pPr>
        <w:numPr>
          <w:ilvl w:val="0"/>
          <w:numId w:val="125"/>
        </w:numPr>
        <w:ind w:left="144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Untuk saat ini tidak ada batas jumlah untuk melakukan negosiasi namun ada batasan waktu untuk melakukan respon terhadap negosiasi. </w:t>
      </w:r>
      <w:r w:rsidDel="00000000" w:rsidR="00000000" w:rsidRPr="00000000">
        <w:rPr>
          <w:rFonts w:ascii="Bookman Old Style" w:cs="Bookman Old Style" w:eastAsia="Bookman Old Style" w:hAnsi="Bookman Old Style"/>
          <w:sz w:val="22"/>
          <w:szCs w:val="22"/>
          <w:rtl w:val="0"/>
        </w:rPr>
        <w:t xml:space="preserve">Selama proses negosiasi, baik Pembeli maupun Penyedia diberikan batas waktu maksimal 3 hari kerja untuk merespon negosiasi, jika tidak maka negosiasi akan secara otomatis dibatalkan oleh sistem dan statusnya akan berubah menjadi Batal Otomatis. </w:t>
      </w:r>
      <w:r w:rsidDel="00000000" w:rsidR="00000000" w:rsidRPr="00000000">
        <w:rPr>
          <w:rFonts w:ascii="Bookman Old Style" w:cs="Bookman Old Style" w:eastAsia="Bookman Old Style" w:hAnsi="Bookman Old Style"/>
          <w:sz w:val="22"/>
          <w:szCs w:val="22"/>
          <w:highlight w:val="yellow"/>
          <w:rtl w:val="0"/>
        </w:rPr>
        <w:t xml:space="preserve">Disarankan untuk PPK/PP segera merespon negosiasi yang diajukan oleh Penyedia agar waktu saat melakukan negosiasi lebih efisien.</w:t>
      </w:r>
    </w:p>
    <w:p w:rsidR="00000000" w:rsidDel="00000000" w:rsidP="00000000" w:rsidRDefault="00000000" w:rsidRPr="00000000" w14:paraId="000001AA">
      <w:pPr>
        <w:numPr>
          <w:ilvl w:val="0"/>
          <w:numId w:val="8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pengguna bisa melakukan negosiasi lebih dari 1 pesanan secara bersamaan.</w:t>
      </w:r>
    </w:p>
    <w:p w:rsidR="00000000" w:rsidDel="00000000" w:rsidP="00000000" w:rsidRDefault="00000000" w:rsidRPr="00000000" w14:paraId="000001AB">
      <w:pPr>
        <w:numPr>
          <w:ilvl w:val="0"/>
          <w:numId w:val="8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maupun PP dapat melakukan negosiasi lebih dari 1 pesanan karena proses negosiasi tersebut terikat pada pesanan. Dalam hal ini, proses negosiasi bergantung pada jumlah pesanan yang dilakukan.</w:t>
      </w:r>
      <w:r w:rsidDel="00000000" w:rsidR="00000000" w:rsidRPr="00000000">
        <w:rPr>
          <w:rtl w:val="0"/>
        </w:rPr>
      </w:r>
    </w:p>
    <w:p w:rsidR="00000000" w:rsidDel="00000000" w:rsidP="00000000" w:rsidRDefault="00000000" w:rsidRPr="00000000" w14:paraId="000001AC">
      <w:pPr>
        <w:numPr>
          <w:ilvl w:val="0"/>
          <w:numId w:val="81"/>
        </w:numPr>
        <w:spacing w:after="0" w:afterAutospacing="0"/>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Apa itu harga jual terendah?</w:t>
      </w:r>
    </w:p>
    <w:p w:rsidR="00000000" w:rsidDel="00000000" w:rsidP="00000000" w:rsidRDefault="00000000" w:rsidRPr="00000000" w14:paraId="000001AD">
      <w:pPr>
        <w:numPr>
          <w:ilvl w:val="0"/>
          <w:numId w:val="84"/>
        </w:numPr>
        <w:spacing w:after="120" w:before="0" w:beforeAutospacing="0"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Kolom dengan judul “Lihat Harga Jual Terendah” merupakan referensi untuk PPK/PP ketika ingin melakukan penawaran negosiasi. Kolom ini bisa digunakan untuk mengetahui harga terendah dari produk yang telah terjual dari transaksi/pesanan sebelumnya. </w:t>
      </w:r>
    </w:p>
    <w:p w:rsidR="00000000" w:rsidDel="00000000" w:rsidP="00000000" w:rsidRDefault="00000000" w:rsidRPr="00000000" w14:paraId="000001AE">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AF">
      <w:pPr>
        <w:numPr>
          <w:ilvl w:val="0"/>
          <w:numId w:val="8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saya bisa melihat pesanan yang sedang dinegosiasi.</w:t>
      </w:r>
    </w:p>
    <w:p w:rsidR="00000000" w:rsidDel="00000000" w:rsidP="00000000" w:rsidRDefault="00000000" w:rsidRPr="00000000" w14:paraId="000001B0">
      <w:pPr>
        <w:numPr>
          <w:ilvl w:val="0"/>
          <w:numId w:val="1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maupun PP dapat melihat pesanan yang sedang dinegosiasi pada menu “Daftar Transaksi” yang terdapat pada laman beranda di </w:t>
      </w:r>
      <w:commentRangeStart w:id="5"/>
      <w:commentRangeStart w:id="6"/>
      <w:r w:rsidDel="00000000" w:rsidR="00000000" w:rsidRPr="00000000">
        <w:rPr>
          <w:rFonts w:ascii="Bookman Old Style" w:cs="Bookman Old Style" w:eastAsia="Bookman Old Style" w:hAnsi="Bookman Old Style"/>
          <w:sz w:val="22"/>
          <w:szCs w:val="22"/>
          <w:rtl w:val="0"/>
        </w:rPr>
        <w:t xml:space="preserve">header</w:t>
      </w:r>
      <w:commentRangeEnd w:id="5"/>
      <w:r w:rsidDel="00000000" w:rsidR="00000000" w:rsidRPr="00000000">
        <w:commentReference w:id="5"/>
      </w:r>
      <w:commentRangeEnd w:id="6"/>
      <w:r w:rsidDel="00000000" w:rsidR="00000000" w:rsidRPr="00000000">
        <w:commentReference w:id="6"/>
      </w:r>
      <w:r w:rsidDel="00000000" w:rsidR="00000000" w:rsidRPr="00000000">
        <w:rPr>
          <w:rFonts w:ascii="Bookman Old Style" w:cs="Bookman Old Style" w:eastAsia="Bookman Old Style" w:hAnsi="Bookman Old Style"/>
          <w:sz w:val="22"/>
          <w:szCs w:val="22"/>
          <w:rtl w:val="0"/>
        </w:rPr>
        <w:t xml:space="preserve"> E-Katalog Versi 6. Silahkan meng-</w:t>
      </w:r>
      <w:r w:rsidDel="00000000" w:rsidR="00000000" w:rsidRPr="00000000">
        <w:rPr>
          <w:rFonts w:ascii="Bookman Old Style" w:cs="Bookman Old Style" w:eastAsia="Bookman Old Style" w:hAnsi="Bookman Old Style"/>
          <w:i w:val="1"/>
          <w:iCs w:val="1"/>
          <w:sz w:val="22"/>
          <w:szCs w:val="22"/>
          <w:rtl w:val="0"/>
        </w:rPr>
        <w:t xml:space="preserve">klik </w:t>
      </w:r>
      <w:r w:rsidDel="00000000" w:rsidR="00000000" w:rsidRPr="00000000">
        <w:rPr>
          <w:rFonts w:ascii="Bookman Old Style" w:cs="Bookman Old Style" w:eastAsia="Bookman Old Style" w:hAnsi="Bookman Old Style"/>
          <w:sz w:val="22"/>
          <w:szCs w:val="22"/>
          <w:rtl w:val="0"/>
        </w:rPr>
        <w:t xml:space="preserve">opsi “Negosiasi” dan akan muncul halaman negosiasi yang memuat informasi mengenai negosiasi pesanan yang sedang berlangsung dan riwayat dari semua pesanan yang telah masuk tahapan proses negosiasi. </w:t>
      </w:r>
      <w:r w:rsidDel="00000000" w:rsidR="00000000" w:rsidRPr="00000000">
        <w:rPr>
          <w:rtl w:val="0"/>
        </w:rPr>
      </w:r>
    </w:p>
    <w:p w:rsidR="00000000" w:rsidDel="00000000" w:rsidP="00000000" w:rsidRDefault="00000000" w:rsidRPr="00000000" w14:paraId="000001B1">
      <w:pPr>
        <w:numPr>
          <w:ilvl w:val="0"/>
          <w:numId w:val="81"/>
        </w:numPr>
        <w:ind w:left="720" w:hanging="360"/>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Bagaimana jika penyedia membatalkan negosiasi dari pembeli?</w:t>
      </w:r>
    </w:p>
    <w:p w:rsidR="00000000" w:rsidDel="00000000" w:rsidP="00000000" w:rsidRDefault="00000000" w:rsidRPr="00000000" w14:paraId="000001B2">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Jika penyedia melakukan pembatalan negosiasi, maka PPK/PP tidak dapat melanjutkan proses pesanan. PPK/PP dapat melakukan konfirmasi kembali kepada penyedia ataupun bisa mencari produk dari penyedia lain.</w:t>
      </w:r>
    </w:p>
    <w:p w:rsidR="00000000" w:rsidDel="00000000" w:rsidP="00000000" w:rsidRDefault="00000000" w:rsidRPr="00000000" w14:paraId="000001B3">
      <w:pPr>
        <w:numPr>
          <w:ilvl w:val="0"/>
          <w:numId w:val="8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bisa dilakukan persetujuan negosiasi jika pesanan sudah dibatalkan?</w:t>
      </w:r>
    </w:p>
    <w:p w:rsidR="00000000" w:rsidDel="00000000" w:rsidP="00000000" w:rsidRDefault="00000000" w:rsidRPr="00000000" w14:paraId="000001B4">
      <w:pPr>
        <w:ind w:left="720" w:firstLine="0"/>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rtl w:val="0"/>
        </w:rPr>
        <w:t xml:space="preserve">→ Jika pesanan sudah dibatalkan oleh penyedia maka PPK/PP dapat mengulang proses transaksi kembali. Namun perlu dikomunikasikan kembali kepada penyedia apakah produk dapat dibeli</w:t>
      </w:r>
      <w:r w:rsidDel="00000000" w:rsidR="00000000" w:rsidRPr="00000000">
        <w:rPr>
          <w:rFonts w:ascii="Bookman Old Style" w:cs="Bookman Old Style" w:eastAsia="Bookman Old Style" w:hAnsi="Bookman Old Style"/>
          <w:i w:val="1"/>
          <w:iCs w:val="1"/>
          <w:rtl w:val="0"/>
        </w:rPr>
        <w:t xml:space="preserve">. </w:t>
      </w:r>
    </w:p>
    <w:p w:rsidR="00000000" w:rsidDel="00000000" w:rsidP="00000000" w:rsidRDefault="00000000" w:rsidRPr="00000000" w14:paraId="000001B5">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rtl w:val="0"/>
        </w:rPr>
        <w:t xml:space="preserve">Jika yang melakukan pembatalan adalah dari PPK/PP maka status negosiasi yang sudah dibatalkan tidak dapat dilanjutkan. PPK/PP dapat mengulang kembali proses pembelian produk. </w:t>
      </w:r>
      <w:r w:rsidDel="00000000" w:rsidR="00000000" w:rsidRPr="00000000">
        <w:rPr>
          <w:rtl w:val="0"/>
        </w:rPr>
      </w:r>
    </w:p>
    <w:p w:rsidR="00000000" w:rsidDel="00000000" w:rsidP="00000000" w:rsidRDefault="00000000" w:rsidRPr="00000000" w14:paraId="000001B6">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7">
      <w:pPr>
        <w:pStyle w:val="Heading5"/>
        <w:rPr>
          <w:rFonts w:ascii="Bookman Old Style" w:cs="Bookman Old Style" w:eastAsia="Bookman Old Style" w:hAnsi="Bookman Old Style"/>
          <w:u w:val="none"/>
        </w:rPr>
      </w:pPr>
      <w:bookmarkStart w:colFirst="0" w:colLast="0" w:name="_1a4k13grz3x" w:id="20"/>
      <w:bookmarkEnd w:id="20"/>
      <w:r w:rsidDel="00000000" w:rsidR="00000000" w:rsidRPr="00000000">
        <w:rPr>
          <w:rFonts w:ascii="Bookman Old Style" w:cs="Bookman Old Style" w:eastAsia="Bookman Old Style" w:hAnsi="Bookman Old Style"/>
          <w:u w:val="none"/>
          <w:rtl w:val="0"/>
        </w:rPr>
        <w:t xml:space="preserve">3.1.3.3 Pembelian Pesanan</w:t>
      </w:r>
    </w:p>
    <w:p w:rsidR="00000000" w:rsidDel="00000000" w:rsidP="00000000" w:rsidRDefault="00000000" w:rsidRPr="00000000" w14:paraId="000001B8">
      <w:pPr>
        <w:numPr>
          <w:ilvl w:val="0"/>
          <w:numId w:val="16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melakukan</w:t>
      </w:r>
      <w:r w:rsidDel="00000000" w:rsidR="00000000" w:rsidRPr="00000000">
        <w:rPr>
          <w:rFonts w:ascii="Bookman Old Style" w:cs="Bookman Old Style" w:eastAsia="Bookman Old Style" w:hAnsi="Bookman Old Style"/>
          <w:rtl w:val="0"/>
        </w:rPr>
        <w:t xml:space="preserve"> pembuatan surat p</w:t>
      </w:r>
      <w:r w:rsidDel="00000000" w:rsidR="00000000" w:rsidRPr="00000000">
        <w:rPr>
          <w:rFonts w:ascii="Bookman Old Style" w:cs="Bookman Old Style" w:eastAsia="Bookman Old Style" w:hAnsi="Bookman Old Style"/>
          <w:rtl w:val="0"/>
        </w:rPr>
        <w:t xml:space="preserve">esanan</w:t>
      </w:r>
    </w:p>
    <w:p w:rsidR="00000000" w:rsidDel="00000000" w:rsidP="00000000" w:rsidRDefault="00000000" w:rsidRPr="00000000" w14:paraId="000001B9">
      <w:pPr>
        <w:numPr>
          <w:ilvl w:val="0"/>
          <w:numId w:val="7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tahap negosiasi sudah selesai, maka selanjutnya yaitu:</w:t>
      </w:r>
    </w:p>
    <w:p w:rsidR="00000000" w:rsidDel="00000000" w:rsidP="00000000" w:rsidRDefault="00000000" w:rsidRPr="00000000" w14:paraId="000001BA">
      <w:pPr>
        <w:numPr>
          <w:ilvl w:val="0"/>
          <w:numId w:val="1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dapat melanjutkan pembuatan pesanan kepada Penyedia.</w:t>
      </w:r>
    </w:p>
    <w:p w:rsidR="00000000" w:rsidDel="00000000" w:rsidP="00000000" w:rsidRDefault="00000000" w:rsidRPr="00000000" w14:paraId="000001BB">
      <w:pPr>
        <w:numPr>
          <w:ilvl w:val="0"/>
          <w:numId w:val="1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 harus mendapatkan persetujuan terlebih dahulu dari PPK untuk dapat melanjutkan proses pesanan. </w:t>
      </w:r>
    </w:p>
    <w:p w:rsidR="00000000" w:rsidDel="00000000" w:rsidP="00000000" w:rsidRDefault="00000000" w:rsidRPr="00000000" w14:paraId="000001BC">
      <w:pPr>
        <w:numPr>
          <w:ilvl w:val="0"/>
          <w:numId w:val="1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Selanjutnya, PPK akan memasuki halaman Surat Pesanan yang berisi terkait bukti validasi pesanan yang wajib ditandatangani oleh kedua belah pihak (PPK dan Penyedia). Pada bagian ini, PPK dapat menambahan Klausa Pesanan maupun Keterangan Tambahan seperti Dokumen pendukung dari pesanan yang diajukan.</w:t>
      </w:r>
    </w:p>
    <w:p w:rsidR="00000000" w:rsidDel="00000000" w:rsidP="00000000" w:rsidRDefault="00000000" w:rsidRPr="00000000" w14:paraId="000001BD">
      <w:pPr>
        <w:numPr>
          <w:ilvl w:val="0"/>
          <w:numId w:val="13"/>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unsur detail dalam surat pesanan sudah selesai dilengkapi, maka PPK wajib menandatangani surat pesanan dengan tanda tangan elektronik yang dimiliki oleh PPK. Apabila sudah ditandatangani, maka </w:t>
      </w:r>
      <w:r w:rsidDel="00000000" w:rsidR="00000000" w:rsidRPr="00000000">
        <w:rPr>
          <w:rFonts w:ascii="Bookman Old Style" w:cs="Bookman Old Style" w:eastAsia="Bookman Old Style" w:hAnsi="Bookman Old Style"/>
          <w:sz w:val="22"/>
          <w:szCs w:val="22"/>
          <w:rtl w:val="0"/>
        </w:rPr>
        <w:t xml:space="preserve">pembuatan surat</w:t>
      </w:r>
      <w:r w:rsidDel="00000000" w:rsidR="00000000" w:rsidRPr="00000000">
        <w:rPr>
          <w:rFonts w:ascii="Bookman Old Style" w:cs="Bookman Old Style" w:eastAsia="Bookman Old Style" w:hAnsi="Bookman Old Style"/>
          <w:i w:val="1"/>
          <w:iCs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pesanan telah berhasil dan akan diteruskan kepada Penyedia.</w:t>
      </w:r>
      <w:r w:rsidDel="00000000" w:rsidR="00000000" w:rsidRPr="00000000">
        <w:rPr>
          <w:rtl w:val="0"/>
        </w:rPr>
      </w:r>
    </w:p>
    <w:p w:rsidR="00000000" w:rsidDel="00000000" w:rsidP="00000000" w:rsidRDefault="00000000" w:rsidRPr="00000000" w14:paraId="000001BE">
      <w:pPr>
        <w:ind w:left="216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BF">
      <w:pPr>
        <w:numPr>
          <w:ilvl w:val="0"/>
          <w:numId w:val="16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melihat Daftar Pesanan</w:t>
      </w:r>
    </w:p>
    <w:p w:rsidR="00000000" w:rsidDel="00000000" w:rsidP="00000000" w:rsidRDefault="00000000" w:rsidRPr="00000000" w14:paraId="000001C0">
      <w:pPr>
        <w:numPr>
          <w:ilvl w:val="0"/>
          <w:numId w:val="41"/>
        </w:numPr>
        <w:ind w:left="144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Untuk dapat melihat daftar pesanan, silakan meng-</w:t>
      </w:r>
      <w:r w:rsidDel="00000000" w:rsidR="00000000" w:rsidRPr="00000000">
        <w:rPr>
          <w:rFonts w:ascii="Bookman Old Style" w:cs="Bookman Old Style" w:eastAsia="Bookman Old Style" w:hAnsi="Bookman Old Style"/>
          <w:i w:val="1"/>
          <w:iCs w:val="1"/>
          <w:sz w:val="22"/>
          <w:szCs w:val="22"/>
          <w:highlight w:val="yellow"/>
          <w:rtl w:val="0"/>
        </w:rPr>
        <w:t xml:space="preserve">klik</w:t>
      </w:r>
      <w:r w:rsidDel="00000000" w:rsidR="00000000" w:rsidRPr="00000000">
        <w:rPr>
          <w:rFonts w:ascii="Bookman Old Style" w:cs="Bookman Old Style" w:eastAsia="Bookman Old Style" w:hAnsi="Bookman Old Style"/>
          <w:sz w:val="22"/>
          <w:szCs w:val="22"/>
          <w:highlight w:val="yellow"/>
          <w:rtl w:val="0"/>
        </w:rPr>
        <w:t xml:space="preserve"> “Daftar Transaksi” yang tertera di samping kanan atas laman Katalog Elektronik versi 6.  Setelah itu, silahkan menavigasikan kursor pada menu “pesanan” untuk melihat daftar pesanan.</w:t>
      </w:r>
    </w:p>
    <w:p w:rsidR="00000000" w:rsidDel="00000000" w:rsidP="00000000" w:rsidRDefault="00000000" w:rsidRPr="00000000" w14:paraId="000001C1">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2">
      <w:pPr>
        <w:numPr>
          <w:ilvl w:val="0"/>
          <w:numId w:val="16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pembelian produk wajib menggunakan materai elektronik (</w:t>
      </w:r>
      <w:r w:rsidDel="00000000" w:rsidR="00000000" w:rsidRPr="00000000">
        <w:rPr>
          <w:rFonts w:ascii="Bookman Old Style" w:cs="Bookman Old Style" w:eastAsia="Bookman Old Style" w:hAnsi="Bookman Old Style"/>
          <w:i w:val="1"/>
          <w:iCs w:val="1"/>
          <w:rtl w:val="0"/>
        </w:rPr>
        <w:t xml:space="preserve">E-Materai</w:t>
      </w:r>
      <w:r w:rsidDel="00000000" w:rsidR="00000000" w:rsidRPr="00000000">
        <w:rPr>
          <w:rFonts w:ascii="Bookman Old Style" w:cs="Bookman Old Style" w:eastAsia="Bookman Old Style" w:hAnsi="Bookman Old Style"/>
          <w:rtl w:val="0"/>
        </w:rPr>
        <w:t xml:space="preserve">) dan tanda tangan elektronik (</w:t>
      </w:r>
      <w:r w:rsidDel="00000000" w:rsidR="00000000" w:rsidRPr="00000000">
        <w:rPr>
          <w:rFonts w:ascii="Bookman Old Style" w:cs="Bookman Old Style" w:eastAsia="Bookman Old Style" w:hAnsi="Bookman Old Style"/>
          <w:i w:val="1"/>
          <w:iCs w:val="1"/>
          <w:rtl w:val="0"/>
        </w:rPr>
        <w:t xml:space="preserve">E-sign</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C3">
      <w:pPr>
        <w:numPr>
          <w:ilvl w:val="0"/>
          <w:numId w:val="112"/>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Tanda tangan elektronik wajib dimiliki oleh PPK untuk dapat melakukan transaksi pembelian, serta materai elektronik wajib dipakai pada saat transaksi untuk memvalidasi pembelian pesanan. Materai elektronik wajib digunakan oleh PPK jika pesanan pengadaan barang &amp; jasa berjumlah lebih dari Rp. 5.000.000. Jika nominal pemesanan paling banyak  Rp. 5.000.000, maka materai elektronik tidak wajib digunakan pada transaksi pemesanan. Pemakaian materai elektronik dan tanda tangan elektronik dibutuhkan dalam dokumen pesanan seperti: Surat Pesanan dan Addendum Surat Pesanan. Proses pembubuhan E-Materai dilakukan oleh Penyedia pada surat pesanan.</w:t>
      </w:r>
    </w:p>
    <w:p w:rsidR="00000000" w:rsidDel="00000000" w:rsidP="00000000" w:rsidRDefault="00000000" w:rsidRPr="00000000" w14:paraId="000001C4">
      <w:pPr>
        <w:numPr>
          <w:ilvl w:val="0"/>
          <w:numId w:val="16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Siapa pihak yang menanggung biaya materai elektronik?</w:t>
      </w:r>
    </w:p>
    <w:p w:rsidR="00000000" w:rsidDel="00000000" w:rsidP="00000000" w:rsidRDefault="00000000" w:rsidRPr="00000000" w14:paraId="000001C5">
      <w:pPr>
        <w:numPr>
          <w:ilvl w:val="0"/>
          <w:numId w:val="147"/>
        </w:numPr>
        <w:ind w:left="144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Biaya materai elektronik ditanggung oleh penyedia. Penyedia melakukan proses pembubuhan E-Materai menggunakan PrivyID untuk pembuatan Surat Pesanan dan Adendum Surat Pesanan.  </w:t>
      </w:r>
    </w:p>
    <w:p w:rsidR="00000000" w:rsidDel="00000000" w:rsidP="00000000" w:rsidRDefault="00000000" w:rsidRPr="00000000" w14:paraId="000001C6">
      <w:pPr>
        <w:numPr>
          <w:ilvl w:val="0"/>
          <w:numId w:val="161"/>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Tidak dapat melakukan </w:t>
      </w:r>
      <w:r w:rsidDel="00000000" w:rsidR="00000000" w:rsidRPr="00000000">
        <w:rPr>
          <w:rFonts w:ascii="Bookman Old Style" w:cs="Bookman Old Style" w:eastAsia="Bookman Old Style" w:hAnsi="Bookman Old Style"/>
          <w:i w:val="1"/>
          <w:iCs w:val="1"/>
          <w:rtl w:val="0"/>
        </w:rPr>
        <w:t xml:space="preserve">Check-out</w:t>
      </w:r>
      <w:r w:rsidDel="00000000" w:rsidR="00000000" w:rsidRPr="00000000">
        <w:rPr>
          <w:rFonts w:ascii="Bookman Old Style" w:cs="Bookman Old Style" w:eastAsia="Bookman Old Style" w:hAnsi="Bookman Old Style"/>
          <w:rtl w:val="0"/>
        </w:rPr>
        <w:t xml:space="preserve"> pesanan pada 2 penyedia berbeda secara bersamaan</w:t>
      </w:r>
    </w:p>
    <w:p w:rsidR="00000000" w:rsidDel="00000000" w:rsidP="00000000" w:rsidRDefault="00000000" w:rsidRPr="00000000" w14:paraId="000001C7">
      <w:pPr>
        <w:numPr>
          <w:ilvl w:val="0"/>
          <w:numId w:val="61"/>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saat ini, PPK/PP hanya dapat melakukan proses </w:t>
      </w:r>
      <w:r w:rsidDel="00000000" w:rsidR="00000000" w:rsidRPr="00000000">
        <w:rPr>
          <w:rFonts w:ascii="Bookman Old Style" w:cs="Bookman Old Style" w:eastAsia="Bookman Old Style" w:hAnsi="Bookman Old Style"/>
          <w:i w:val="1"/>
          <w:iCs w:val="1"/>
          <w:sz w:val="22"/>
          <w:szCs w:val="22"/>
          <w:rtl w:val="0"/>
        </w:rPr>
        <w:t xml:space="preserve">checkout</w:t>
      </w:r>
      <w:r w:rsidDel="00000000" w:rsidR="00000000" w:rsidRPr="00000000">
        <w:rPr>
          <w:rFonts w:ascii="Bookman Old Style" w:cs="Bookman Old Style" w:eastAsia="Bookman Old Style" w:hAnsi="Bookman Old Style"/>
          <w:sz w:val="22"/>
          <w:szCs w:val="22"/>
          <w:rtl w:val="0"/>
        </w:rPr>
        <w:t xml:space="preserve"> pada produk-produk yang berasal dari satu penyedia saja. Untuk dapat melakukan pembelian ke lebih dari satu penyedia, silakan menyelesaikan proses </w:t>
      </w:r>
      <w:r w:rsidDel="00000000" w:rsidR="00000000" w:rsidRPr="00000000">
        <w:rPr>
          <w:rFonts w:ascii="Bookman Old Style" w:cs="Bookman Old Style" w:eastAsia="Bookman Old Style" w:hAnsi="Bookman Old Style"/>
          <w:i w:val="1"/>
          <w:iCs w:val="1"/>
          <w:sz w:val="22"/>
          <w:szCs w:val="22"/>
          <w:rtl w:val="0"/>
        </w:rPr>
        <w:t xml:space="preserve">checkout</w:t>
      </w:r>
      <w:r w:rsidDel="00000000" w:rsidR="00000000" w:rsidRPr="00000000">
        <w:rPr>
          <w:rFonts w:ascii="Bookman Old Style" w:cs="Bookman Old Style" w:eastAsia="Bookman Old Style" w:hAnsi="Bookman Old Style"/>
          <w:sz w:val="22"/>
          <w:szCs w:val="22"/>
          <w:rtl w:val="0"/>
        </w:rPr>
        <w:t xml:space="preserve"> dan buat pesanan dengan Penyedia pertama, kemudian lakukan pembelian berikutnya pada Penyedia yang kedua dan seterusnya.</w:t>
      </w:r>
    </w:p>
    <w:p w:rsidR="00000000" w:rsidDel="00000000" w:rsidP="00000000" w:rsidRDefault="00000000" w:rsidRPr="00000000" w14:paraId="000001C8">
      <w:pPr>
        <w:numPr>
          <w:ilvl w:val="0"/>
          <w:numId w:val="161"/>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Tidak bisa menandatangani surat pesanan</w:t>
      </w:r>
    </w:p>
    <w:p w:rsidR="00000000" w:rsidDel="00000000" w:rsidP="00000000" w:rsidRDefault="00000000" w:rsidRPr="00000000" w14:paraId="000001C9">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Pastikan PPK sudah memasukkan dan melakukan verifikasi Tanda Tangan Elektronik (TTE) pada akun BSrE. Sub status pesanan akan berubah menjadi “Menunggu Konfirmasi Penyedia” setelah berhasil menandatangani surat pesanan. Tahap berikutnya, surat pesanan akan diteruskan ke Penyedia untuk ditandatangani.</w:t>
      </w:r>
    </w:p>
    <w:p w:rsidR="00000000" w:rsidDel="00000000" w:rsidP="00000000" w:rsidRDefault="00000000" w:rsidRPr="00000000" w14:paraId="000001CA">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B">
      <w:pPr>
        <w:pStyle w:val="Heading5"/>
        <w:rPr>
          <w:rFonts w:ascii="Bookman Old Style" w:cs="Bookman Old Style" w:eastAsia="Bookman Old Style" w:hAnsi="Bookman Old Style"/>
          <w:u w:val="none"/>
        </w:rPr>
      </w:pPr>
      <w:bookmarkStart w:colFirst="0" w:colLast="0" w:name="_24qn8fxd61xl" w:id="21"/>
      <w:bookmarkEnd w:id="21"/>
      <w:r w:rsidDel="00000000" w:rsidR="00000000" w:rsidRPr="00000000">
        <w:rPr>
          <w:rFonts w:ascii="Bookman Old Style" w:cs="Bookman Old Style" w:eastAsia="Bookman Old Style" w:hAnsi="Bookman Old Style"/>
          <w:u w:val="none"/>
          <w:rtl w:val="0"/>
        </w:rPr>
        <w:t xml:space="preserve">3.1.3.4 Pembayaran</w:t>
      </w:r>
    </w:p>
    <w:p w:rsidR="00000000" w:rsidDel="00000000" w:rsidP="00000000" w:rsidRDefault="00000000" w:rsidRPr="00000000" w14:paraId="000001CC">
      <w:pPr>
        <w:numPr>
          <w:ilvl w:val="0"/>
          <w:numId w:val="105"/>
        </w:numPr>
        <w:ind w:left="720" w:hanging="360"/>
        <w:rPr>
          <w:u w:val="none"/>
        </w:rPr>
      </w:pPr>
      <w:r w:rsidDel="00000000" w:rsidR="00000000" w:rsidRPr="00000000">
        <w:rPr>
          <w:rtl w:val="0"/>
        </w:rPr>
        <w:t xml:space="preserve">Umum</w:t>
      </w:r>
    </w:p>
    <w:p w:rsidR="00000000" w:rsidDel="00000000" w:rsidP="00000000" w:rsidRDefault="00000000" w:rsidRPr="00000000" w14:paraId="000001CD">
      <w:pPr>
        <w:numPr>
          <w:ilvl w:val="0"/>
          <w:numId w:val="105"/>
        </w:numPr>
        <w:ind w:left="720" w:hanging="360"/>
        <w:rPr>
          <w:u w:val="none"/>
        </w:rPr>
      </w:pPr>
      <w:r w:rsidDel="00000000" w:rsidR="00000000" w:rsidRPr="00000000">
        <w:rPr>
          <w:rtl w:val="0"/>
        </w:rPr>
        <w:t xml:space="preserve">LS</w:t>
      </w:r>
    </w:p>
    <w:p w:rsidR="00000000" w:rsidDel="00000000" w:rsidP="00000000" w:rsidRDefault="00000000" w:rsidRPr="00000000" w14:paraId="000001CE">
      <w:pPr>
        <w:numPr>
          <w:ilvl w:val="0"/>
          <w:numId w:val="105"/>
        </w:numPr>
        <w:ind w:left="720" w:hanging="360"/>
        <w:rPr>
          <w:u w:val="none"/>
        </w:rPr>
      </w:pPr>
      <w:r w:rsidDel="00000000" w:rsidR="00000000" w:rsidRPr="00000000">
        <w:rPr>
          <w:rtl w:val="0"/>
        </w:rPr>
        <w:t xml:space="preserve">UP Kas</w:t>
      </w:r>
    </w:p>
    <w:p w:rsidR="00000000" w:rsidDel="00000000" w:rsidP="00000000" w:rsidRDefault="00000000" w:rsidRPr="00000000" w14:paraId="000001CF">
      <w:pPr>
        <w:numPr>
          <w:ilvl w:val="0"/>
          <w:numId w:val="105"/>
        </w:numPr>
        <w:ind w:left="720" w:hanging="360"/>
        <w:rPr>
          <w:u w:val="none"/>
        </w:rPr>
      </w:pPr>
      <w:r w:rsidDel="00000000" w:rsidR="00000000" w:rsidRPr="00000000">
        <w:rPr>
          <w:rtl w:val="0"/>
        </w:rPr>
        <w:t xml:space="preserve">UP KKP</w:t>
      </w:r>
    </w:p>
    <w:p w:rsidR="00000000" w:rsidDel="00000000" w:rsidP="00000000" w:rsidRDefault="00000000" w:rsidRPr="00000000" w14:paraId="000001D0">
      <w:pPr>
        <w:numPr>
          <w:ilvl w:val="0"/>
          <w:numId w:val="105"/>
        </w:numPr>
        <w:ind w:left="720" w:hanging="360"/>
        <w:rPr>
          <w:u w:val="none"/>
        </w:rPr>
      </w:pPr>
      <w:r w:rsidDel="00000000" w:rsidR="00000000" w:rsidRPr="00000000">
        <w:rPr>
          <w:rtl w:val="0"/>
        </w:rPr>
        <w:t xml:space="preserve">UP QRIS</w:t>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pStyle w:val="Heading5"/>
        <w:rPr/>
      </w:pPr>
      <w:bookmarkStart w:colFirst="0" w:colLast="0" w:name="_iirvkkju6tm9" w:id="22"/>
      <w:bookmarkEnd w:id="22"/>
      <w:r w:rsidDel="00000000" w:rsidR="00000000" w:rsidRPr="00000000">
        <w:rPr>
          <w:rFonts w:ascii="Bookman Old Style" w:cs="Bookman Old Style" w:eastAsia="Bookman Old Style" w:hAnsi="Bookman Old Style"/>
          <w:u w:val="none"/>
          <w:rtl w:val="0"/>
        </w:rPr>
        <w:t xml:space="preserve">3.1.3.5 Addendum Pesanan</w:t>
      </w:r>
      <w:r w:rsidDel="00000000" w:rsidR="00000000" w:rsidRPr="00000000">
        <w:rPr>
          <w:rtl w:val="0"/>
        </w:rPr>
      </w:r>
    </w:p>
    <w:p w:rsidR="00000000" w:rsidDel="00000000" w:rsidP="00000000" w:rsidRDefault="00000000" w:rsidRPr="00000000" w14:paraId="000001D4">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D5">
      <w:pPr>
        <w:numPr>
          <w:ilvl w:val="0"/>
          <w:numId w:val="25"/>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Apakah di E-katalog versi 6 dapat melakukan addendum pesanan ?</w:t>
      </w:r>
    </w:p>
    <w:p w:rsidR="00000000" w:rsidDel="00000000" w:rsidP="00000000" w:rsidRDefault="00000000" w:rsidRPr="00000000" w14:paraId="000001D6">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Addendum merupakan proses perubahan data pesanan yang ditandai pembuatan Surat Addendum terhadap Surat Pesanan Awal. Pada Surat Addendum akan terdapat penjelasan perubahan data pesanan yang akan mengacu ke Surat Pesanan Awal. Surat Addendum tidak dapat berdiri sendiri dan tidak dapat menggantikan Surat Pesanan Awal namun akan berperan sebagai pelengkap. Addendum pesanan dapat dilakukan melalui Aplikasi E-katalog versi 6. Berikut beberapa informasi yang dapat diubah untuk keperluan addendum surat pesanan, yaitu </w:t>
      </w:r>
    </w:p>
    <w:p w:rsidR="00000000" w:rsidDel="00000000" w:rsidP="00000000" w:rsidRDefault="00000000" w:rsidRPr="00000000" w14:paraId="000001D7">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Kuantitas pesanan barang</w:t>
      </w:r>
    </w:p>
    <w:p w:rsidR="00000000" w:rsidDel="00000000" w:rsidP="00000000" w:rsidRDefault="00000000" w:rsidRPr="00000000" w14:paraId="000001D8">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Pajak dari masing-masing barang</w:t>
      </w:r>
    </w:p>
    <w:p w:rsidR="00000000" w:rsidDel="00000000" w:rsidP="00000000" w:rsidRDefault="00000000" w:rsidRPr="00000000" w14:paraId="000001D9">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Pajak layanan tambahan </w:t>
      </w:r>
    </w:p>
    <w:p w:rsidR="00000000" w:rsidDel="00000000" w:rsidP="00000000" w:rsidRDefault="00000000" w:rsidRPr="00000000" w14:paraId="000001DA">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Ongkos kirim kurir penyedia</w:t>
      </w:r>
    </w:p>
    <w:p w:rsidR="00000000" w:rsidDel="00000000" w:rsidP="00000000" w:rsidRDefault="00000000" w:rsidRPr="00000000" w14:paraId="000001DB">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Klausa tambahan</w:t>
      </w:r>
    </w:p>
    <w:p w:rsidR="00000000" w:rsidDel="00000000" w:rsidP="00000000" w:rsidRDefault="00000000" w:rsidRPr="00000000" w14:paraId="000001DC">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Tanggal max penerimaan barang</w:t>
      </w:r>
    </w:p>
    <w:p w:rsidR="00000000" w:rsidDel="00000000" w:rsidP="00000000" w:rsidRDefault="00000000" w:rsidRPr="00000000" w14:paraId="000001DD">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w:t>
      </w:r>
    </w:p>
    <w:p w:rsidR="00000000" w:rsidDel="00000000" w:rsidP="00000000" w:rsidRDefault="00000000" w:rsidRPr="00000000" w14:paraId="000001DE">
      <w:pPr>
        <w:widowControl w:val="0"/>
        <w:numPr>
          <w:ilvl w:val="0"/>
          <w:numId w:val="149"/>
        </w:numPr>
        <w:spacing w:after="0" w:afterAutospacing="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PIC Penyedia*</w:t>
      </w:r>
    </w:p>
    <w:p w:rsidR="00000000" w:rsidDel="00000000" w:rsidP="00000000" w:rsidRDefault="00000000" w:rsidRPr="00000000" w14:paraId="000001DF">
      <w:pPr>
        <w:widowControl w:val="0"/>
        <w:numPr>
          <w:ilvl w:val="0"/>
          <w:numId w:val="149"/>
        </w:numPr>
        <w:spacing w:after="240" w:lineRule="auto"/>
        <w:ind w:left="144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Remove dan add* layanan tambahan</w:t>
      </w:r>
    </w:p>
    <w:p w:rsidR="00000000" w:rsidDel="00000000" w:rsidP="00000000" w:rsidRDefault="00000000" w:rsidRPr="00000000" w14:paraId="000001E0">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E1">
      <w:pPr>
        <w:numPr>
          <w:ilvl w:val="0"/>
          <w:numId w:val="25"/>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Bagaimana cara untuk melakukan addendum?</w:t>
      </w:r>
    </w:p>
    <w:p w:rsidR="00000000" w:rsidDel="00000000" w:rsidP="00000000" w:rsidRDefault="00000000" w:rsidRPr="00000000" w14:paraId="000001E2">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E3">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—&gt; Addendum pesanan dapat dilakukan jika PPK belum melakukan pembayaran atau status pesanan belum selesai. Jika status pesanan sudah tertulis “selesai” dan pesanan sudah dibayarkan, maka addendum tidak dapat dilakukan. Ada dua cara yang dapat dilakukan oleh PPK untuk melakukan addendum pesanan. </w:t>
      </w:r>
    </w:p>
    <w:p w:rsidR="00000000" w:rsidDel="00000000" w:rsidP="00000000" w:rsidRDefault="00000000" w:rsidRPr="00000000" w14:paraId="000001E4">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Cara pertama adalah dengan melakukan addendum secara mandiri dengan hanya terbatas pada beberapa perubahan informasi mengenai kuantitas barang, ongkos kirim kurir penyedia, dan klausa tambahan. Cara kedua adalah melakukan perubahan addendum melalui Pusat Bantuan dimana PPK dapat menghubungi Pusat Bantuan untuk dilakukannya perubahan addendum melalui tim internal E-Katalog versi 6. Data informasi yang dapat dilakukan addendum dari tim internal meliputi Pajak dari masing-masing barang, Tanggal maksimum penerimaan barang, dan mengurangi layanan tambahan. </w:t>
      </w:r>
    </w:p>
    <w:p w:rsidR="00000000" w:rsidDel="00000000" w:rsidP="00000000" w:rsidRDefault="00000000" w:rsidRPr="00000000" w14:paraId="000001E5">
      <w:pPr>
        <w:numPr>
          <w:ilvl w:val="0"/>
          <w:numId w:val="25"/>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Adakah ketentuan terkait pemilihan opsi kurir pengiriman dalam addendum pesanan ?</w:t>
      </w:r>
    </w:p>
    <w:p w:rsidR="00000000" w:rsidDel="00000000" w:rsidP="00000000" w:rsidRDefault="00000000" w:rsidRPr="00000000" w14:paraId="000001E6">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Addendum pesanan dapat dilakukan sebelum PPK melakukan pembayaran dan melakukan konfirmasi kesesuaian pesanan. Jika PPK ingin melakukan addendum tanggal maksimal pesanan tiba, maka ada beberapa ketentuan yang harus diketahui terkait dengan pemilihan kurir yang dipilih. </w:t>
      </w:r>
    </w:p>
    <w:p w:rsidR="00000000" w:rsidDel="00000000" w:rsidP="00000000" w:rsidRDefault="00000000" w:rsidRPr="00000000" w14:paraId="000001E7">
      <w:pPr>
        <w:numPr>
          <w:ilvl w:val="0"/>
          <w:numId w:val="19"/>
        </w:numPr>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Kurir 3PL </w:t>
      </w:r>
    </w:p>
    <w:p w:rsidR="00000000" w:rsidDel="00000000" w:rsidP="00000000" w:rsidRDefault="00000000" w:rsidRPr="00000000" w14:paraId="000001E8">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Jika status pesanan masih dalam tahap sebelum meminta penjemputan pesanan maka PPK dapat melakukan percepatan atau mundurkan tanggal penerimaan pesanan</w:t>
      </w:r>
    </w:p>
    <w:p w:rsidR="00000000" w:rsidDel="00000000" w:rsidP="00000000" w:rsidRDefault="00000000" w:rsidRPr="00000000" w14:paraId="000001E9">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Jika status pesanan sesudah meminta penjemputan pesanan dan sebelum konfirmasi kesesuaian pesanan, maka percepatan penerimaan pesanan tidak dapat dilakukan namun masih bisa untuk permintaan mundurkan tanggal penerimaan pesanan</w:t>
      </w:r>
    </w:p>
    <w:p w:rsidR="00000000" w:rsidDel="00000000" w:rsidP="00000000" w:rsidRDefault="00000000" w:rsidRPr="00000000" w14:paraId="000001EA">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permintaan percepatan dan mundurkan tanggal maksimal penerimaan barang juga berkaitan dengan SLA dari kurir 3PL. Jika, tidak sesuai SLA kurir 3PL maka PPK dapat mencari tanggal yang sesuai dengan ketersediaan opsi tanggal penerimaan dari 3PL</w:t>
      </w:r>
    </w:p>
    <w:p w:rsidR="00000000" w:rsidDel="00000000" w:rsidP="00000000" w:rsidRDefault="00000000" w:rsidRPr="00000000" w14:paraId="000001EB">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EC">
      <w:pPr>
        <w:numPr>
          <w:ilvl w:val="0"/>
          <w:numId w:val="19"/>
        </w:numPr>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Kurir Penyedia </w:t>
      </w:r>
    </w:p>
    <w:p w:rsidR="00000000" w:rsidDel="00000000" w:rsidP="00000000" w:rsidRDefault="00000000" w:rsidRPr="00000000" w14:paraId="000001ED">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Addendum dapat dilakukan sebelum konfirmasi kesesuaian pesanan untuk permintaan addendum percepatan dan mundurkan tanggal penerimaan pesanan. </w:t>
      </w:r>
    </w:p>
    <w:p w:rsidR="00000000" w:rsidDel="00000000" w:rsidP="00000000" w:rsidRDefault="00000000" w:rsidRPr="00000000" w14:paraId="000001EE">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EF">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F0">
      <w:pPr>
        <w:pStyle w:val="Heading6"/>
        <w:numPr>
          <w:ilvl w:val="0"/>
          <w:numId w:val="10"/>
        </w:numPr>
        <w:ind w:left="1440" w:hanging="360"/>
        <w:rPr>
          <w:b w:val="1"/>
          <w:bCs w:val="1"/>
          <w:i w:val="0"/>
          <w:iCs w:val="0"/>
          <w:color w:val="000000"/>
        </w:rPr>
      </w:pPr>
      <w:bookmarkStart w:colFirst="0" w:colLast="0" w:name="_220glf1ahtqx" w:id="23"/>
      <w:bookmarkEnd w:id="23"/>
      <w:r w:rsidDel="00000000" w:rsidR="00000000" w:rsidRPr="00000000">
        <w:rPr>
          <w:b w:val="1"/>
          <w:bCs w:val="1"/>
          <w:i w:val="0"/>
          <w:iCs w:val="0"/>
          <w:color w:val="000000"/>
          <w:rtl w:val="0"/>
        </w:rPr>
        <w:t xml:space="preserve">Addendum Mandiri </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numPr>
          <w:ilvl w:val="0"/>
          <w:numId w:val="25"/>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Apakah PPK dapat melakukan addendum secara mandiri ?</w:t>
      </w:r>
    </w:p>
    <w:p w:rsidR="00000000" w:rsidDel="00000000" w:rsidP="00000000" w:rsidRDefault="00000000" w:rsidRPr="00000000" w14:paraId="000001F3">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F4">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PPK dapat melakukan addendum secara mandiri saat ada perubahan pada surat pesanan setelah penyedia tanda tangan. Jika PPK sudah </w:t>
      </w:r>
      <w:r w:rsidDel="00000000" w:rsidR="00000000" w:rsidRPr="00000000">
        <w:rPr>
          <w:rFonts w:ascii="Bookman Old Style" w:cs="Bookman Old Style" w:eastAsia="Bookman Old Style" w:hAnsi="Bookman Old Style"/>
          <w:sz w:val="22"/>
          <w:szCs w:val="22"/>
          <w:rtl w:val="0"/>
        </w:rPr>
        <w:t xml:space="preserve">me</w:t>
      </w:r>
      <w:r w:rsidDel="00000000" w:rsidR="00000000" w:rsidRPr="00000000">
        <w:rPr>
          <w:rFonts w:ascii="Bookman Old Style" w:cs="Bookman Old Style" w:eastAsia="Bookman Old Style" w:hAnsi="Bookman Old Style"/>
          <w:sz w:val="22"/>
          <w:szCs w:val="22"/>
          <w:rtl w:val="0"/>
        </w:rPr>
        <w:t xml:space="preserve">lakukan pembayaran maka tidak dapat dilakukan perubahan melalui addendum. PPK dapat melakukan addendum secara mandiri melalui Aplikasi E-Katalog versi 6 yang akan menunjukkan tampilan sebelum dan sesudah adanya addendum. Untuk saat ini, informasi yang dapat di addendum secara mandiri adalah kuantitas barang, ongkos kirim kurir penyedia, dan klausa tambahan. </w:t>
      </w:r>
    </w:p>
    <w:p w:rsidR="00000000" w:rsidDel="00000000" w:rsidP="00000000" w:rsidRDefault="00000000" w:rsidRPr="00000000" w14:paraId="000001F5">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Langkah melakukan addendum secara mandiri, sebagai berikut </w:t>
      </w:r>
    </w:p>
    <w:p w:rsidR="00000000" w:rsidDel="00000000" w:rsidP="00000000" w:rsidRDefault="00000000" w:rsidRPr="00000000" w14:paraId="000001F6">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Buka halaman Detil Pesanan </w:t>
      </w:r>
    </w:p>
    <w:p w:rsidR="00000000" w:rsidDel="00000000" w:rsidP="00000000" w:rsidRDefault="00000000" w:rsidRPr="00000000" w14:paraId="000001F7">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Klik tombol “Ajukan Addendum”</w:t>
      </w:r>
    </w:p>
    <w:p w:rsidR="00000000" w:rsidDel="00000000" w:rsidP="00000000" w:rsidRDefault="00000000" w:rsidRPr="00000000" w14:paraId="000001F8">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akan dialihkan masuk ke “Halaman Pengajuan Addendum”. Ada tiga bagian yaitu Ringkasan pesanan berupa rincian produk dan layanan tambahan beserta simulasi harga, ketentuan tambahan seperti pada surat pesanan (jika ada), dan  alasan Addendum. </w:t>
      </w:r>
    </w:p>
    <w:p w:rsidR="00000000" w:rsidDel="00000000" w:rsidP="00000000" w:rsidRDefault="00000000" w:rsidRPr="00000000" w14:paraId="000001F9">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dapat melakukan perubahan data kuantitas produk dan ongkos kirim kurir penyedia dengan menekan tombol “Ubah Jumlah &amp; Ongkos Kirim” pada bagian Ringkasan Pesanan. Apabila PPK memilih opsi pengiriman melalui kurir 3PL, maka PPK hanya dapat meminta perubahan kuantitas dan harga sudah ditentukan oleh kurir 3PL. </w:t>
      </w:r>
    </w:p>
    <w:p w:rsidR="00000000" w:rsidDel="00000000" w:rsidP="00000000" w:rsidRDefault="00000000" w:rsidRPr="00000000" w14:paraId="000001FA">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Wajib menuliskan alasan melakukan adendum pada bagian “Alasan Addendum”</w:t>
      </w:r>
    </w:p>
    <w:p w:rsidR="00000000" w:rsidDel="00000000" w:rsidP="00000000" w:rsidRDefault="00000000" w:rsidRPr="00000000" w14:paraId="000001FB">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sudah mengisi data yang ingin diubah, PPK dapat melanjutkan tinjau kembali Surat Addendum dengan menekan tombol “Buat Surat Addendum”</w:t>
      </w:r>
    </w:p>
    <w:p w:rsidR="00000000" w:rsidDel="00000000" w:rsidP="00000000" w:rsidRDefault="00000000" w:rsidRPr="00000000" w14:paraId="000001FC">
      <w:pPr>
        <w:numPr>
          <w:ilvl w:val="0"/>
          <w:numId w:val="10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dapat melakukan peninjauan kembali Surat Pesanan sebelum dan sesudah di addendum. Jika sudah sesuai, PPK dapat melanjutkan dengan menekan tombol “Bubuhkan eSign” dan masukkan password / passphrase e-sign yang telah terdaftar pada BSrE. Kemudian, PPK dapat melakukan tanda tangan pada Surat Addendum yang akan diteruskan ke Penyedia untuk tanda tangan Addendum.</w:t>
      </w:r>
    </w:p>
    <w:p w:rsidR="00000000" w:rsidDel="00000000" w:rsidP="00000000" w:rsidRDefault="00000000" w:rsidRPr="00000000" w14:paraId="000001FD">
      <w:pPr>
        <w:numPr>
          <w:ilvl w:val="0"/>
          <w:numId w:val="104"/>
        </w:numPr>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Ketika Surat Addendum berhasil dibuat maka akan muncul Sub status pesanan “Addendum Diajukan” di dalam detail pesanan</w:t>
      </w:r>
    </w:p>
    <w:p w:rsidR="00000000" w:rsidDel="00000000" w:rsidP="00000000" w:rsidRDefault="00000000" w:rsidRPr="00000000" w14:paraId="000001FE">
      <w:pPr>
        <w:numPr>
          <w:ilvl w:val="0"/>
          <w:numId w:val="104"/>
        </w:numPr>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Setelah melakukan pengajuan addendum, PPK akan menerima notifikasi info mengenai addendum yang ditolak atau diterima oleh Penyedia.</w:t>
      </w:r>
    </w:p>
    <w:p w:rsidR="00000000" w:rsidDel="00000000" w:rsidP="00000000" w:rsidRDefault="00000000" w:rsidRPr="00000000" w14:paraId="000001FF">
      <w:pPr>
        <w:shd w:fill="ffffff" w:val="clear"/>
        <w:spacing w:before="160" w:lineRule="auto"/>
        <w:ind w:left="720" w:firstLine="0"/>
        <w:jc w:val="left"/>
        <w:rPr>
          <w:rFonts w:ascii="Roboto" w:cs="Roboto" w:eastAsia="Roboto" w:hAnsi="Roboto"/>
          <w:color w:val="172b4d"/>
        </w:rPr>
      </w:pPr>
      <w:r w:rsidDel="00000000" w:rsidR="00000000" w:rsidRPr="00000000">
        <w:rPr>
          <w:rtl w:val="0"/>
        </w:rPr>
      </w:r>
    </w:p>
    <w:p w:rsidR="00000000" w:rsidDel="00000000" w:rsidP="00000000" w:rsidRDefault="00000000" w:rsidRPr="00000000" w14:paraId="00000200">
      <w:pPr>
        <w:shd w:fill="ffffff" w:val="clear"/>
        <w:spacing w:before="160" w:lineRule="auto"/>
        <w:ind w:left="72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01">
      <w:pPr>
        <w:pStyle w:val="Heading6"/>
        <w:numPr>
          <w:ilvl w:val="0"/>
          <w:numId w:val="24"/>
        </w:numPr>
        <w:ind w:left="720" w:hanging="360"/>
        <w:rPr>
          <w:b w:val="1"/>
          <w:bCs w:val="1"/>
          <w:i w:val="0"/>
          <w:iCs w:val="0"/>
          <w:color w:val="000000"/>
        </w:rPr>
      </w:pPr>
      <w:bookmarkStart w:colFirst="0" w:colLast="0" w:name="_o7s3vdhx3gz0" w:id="24"/>
      <w:bookmarkEnd w:id="24"/>
      <w:r w:rsidDel="00000000" w:rsidR="00000000" w:rsidRPr="00000000">
        <w:rPr>
          <w:b w:val="1"/>
          <w:bCs w:val="1"/>
          <w:i w:val="0"/>
          <w:iCs w:val="0"/>
          <w:color w:val="000000"/>
          <w:rtl w:val="0"/>
        </w:rPr>
        <w:t xml:space="preserve">Addendum melalui Pusat Bantuan </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numPr>
          <w:ilvl w:val="0"/>
          <w:numId w:val="25"/>
        </w:numPr>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Bagaimana cara melakukan Addendum melalui Pusat Bantuan?</w:t>
      </w:r>
    </w:p>
    <w:p w:rsidR="00000000" w:rsidDel="00000000" w:rsidP="00000000" w:rsidRDefault="00000000" w:rsidRPr="00000000" w14:paraId="00000204">
      <w:pPr>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PPK dapat melakukan addendum dengan menghubungi atau masuk ke halaman website Pusat Bantuan Aplikasi E-Katalog versi 6. Langkah yang dapat dilakukan adalah memasukkan tiket permintaan addendum pesanan secara mandiri yang ada di website atau langsung menghubungi pusat bantuan. PPK akan diminta beberapa data pendukung untuk proses addendum pesanan oleh </w:t>
      </w:r>
      <w:r w:rsidDel="00000000" w:rsidR="00000000" w:rsidRPr="00000000">
        <w:rPr>
          <w:rFonts w:ascii="Bookman Old Style" w:cs="Bookman Old Style" w:eastAsia="Bookman Old Style" w:hAnsi="Bookman Old Style"/>
          <w:i w:val="1"/>
          <w:iCs w:val="1"/>
          <w:sz w:val="22"/>
          <w:szCs w:val="22"/>
          <w:rtl w:val="0"/>
        </w:rPr>
        <w:t xml:space="preserve">agent </w:t>
      </w:r>
      <w:r w:rsidDel="00000000" w:rsidR="00000000" w:rsidRPr="00000000">
        <w:rPr>
          <w:rFonts w:ascii="Bookman Old Style" w:cs="Bookman Old Style" w:eastAsia="Bookman Old Style" w:hAnsi="Bookman Old Style"/>
          <w:sz w:val="22"/>
          <w:szCs w:val="22"/>
          <w:rtl w:val="0"/>
        </w:rPr>
        <w:t xml:space="preserve">dalam Pusat Bantuan. Data yang diperlukan berbeda sesuai dengan informasi yang ingin di addendum. Berikut beberapa data informasi yang dibutuhkan, yaitu </w:t>
      </w:r>
    </w:p>
    <w:p w:rsidR="00000000" w:rsidDel="00000000" w:rsidP="00000000" w:rsidRDefault="00000000" w:rsidRPr="00000000" w14:paraId="00000205">
      <w:pPr>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06">
      <w:pPr>
        <w:numPr>
          <w:ilvl w:val="0"/>
          <w:numId w:val="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Addendum Pajak dari masing-masing produk </w:t>
      </w:r>
    </w:p>
    <w:p w:rsidR="00000000" w:rsidDel="00000000" w:rsidP="00000000" w:rsidRDefault="00000000" w:rsidRPr="00000000" w14:paraId="00000207">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yang perlu dipersiapkan PPK, yaitu : </w:t>
      </w:r>
    </w:p>
    <w:p w:rsidR="00000000" w:rsidDel="00000000" w:rsidP="00000000" w:rsidRDefault="00000000" w:rsidRPr="00000000" w14:paraId="00000208">
      <w:pPr>
        <w:widowControl w:val="0"/>
        <w:numPr>
          <w:ilvl w:val="0"/>
          <w:numId w:val="93"/>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Biodata user : Email, Nama, dan Role </w:t>
      </w:r>
    </w:p>
    <w:p w:rsidR="00000000" w:rsidDel="00000000" w:rsidP="00000000" w:rsidRDefault="00000000" w:rsidRPr="00000000" w14:paraId="00000209">
      <w:pPr>
        <w:widowControl w:val="0"/>
        <w:numPr>
          <w:ilvl w:val="0"/>
          <w:numId w:val="93"/>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Order ID</w:t>
      </w:r>
    </w:p>
    <w:p w:rsidR="00000000" w:rsidDel="00000000" w:rsidP="00000000" w:rsidRDefault="00000000" w:rsidRPr="00000000" w14:paraId="0000020A">
      <w:pPr>
        <w:widowControl w:val="0"/>
        <w:numPr>
          <w:ilvl w:val="0"/>
          <w:numId w:val="93"/>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Produk dan atau layanan tambahan yang ingin diadendum.</w:t>
      </w:r>
    </w:p>
    <w:p w:rsidR="00000000" w:rsidDel="00000000" w:rsidP="00000000" w:rsidRDefault="00000000" w:rsidRPr="00000000" w14:paraId="0000020B">
      <w:pPr>
        <w:widowControl w:val="0"/>
        <w:numPr>
          <w:ilvl w:val="0"/>
          <w:numId w:val="93"/>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Status pesanan. Jika sudah selesai melakukan pembayaran, maka pesanan tidak dapat di addendum.</w:t>
      </w:r>
    </w:p>
    <w:p w:rsidR="00000000" w:rsidDel="00000000" w:rsidP="00000000" w:rsidRDefault="00000000" w:rsidRPr="00000000" w14:paraId="0000020C">
      <w:pPr>
        <w:numPr>
          <w:ilvl w:val="0"/>
          <w:numId w:val="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Addendum Tanggal Maksimal Penerimaan Produk</w:t>
      </w:r>
    </w:p>
    <w:p w:rsidR="00000000" w:rsidDel="00000000" w:rsidP="00000000" w:rsidRDefault="00000000" w:rsidRPr="00000000" w14:paraId="0000020D">
      <w:pPr>
        <w:widowControl w:val="0"/>
        <w:ind w:left="144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yang perlu dipersiapkan PPK, yaitu : </w:t>
      </w:r>
    </w:p>
    <w:p w:rsidR="00000000" w:rsidDel="00000000" w:rsidP="00000000" w:rsidRDefault="00000000" w:rsidRPr="00000000" w14:paraId="0000020E">
      <w:pPr>
        <w:widowControl w:val="0"/>
        <w:numPr>
          <w:ilvl w:val="0"/>
          <w:numId w:val="122"/>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Biodata user yaitu Email, Nama, Role</w:t>
      </w:r>
    </w:p>
    <w:p w:rsidR="00000000" w:rsidDel="00000000" w:rsidP="00000000" w:rsidRDefault="00000000" w:rsidRPr="00000000" w14:paraId="0000020F">
      <w:pPr>
        <w:widowControl w:val="0"/>
        <w:numPr>
          <w:ilvl w:val="0"/>
          <w:numId w:val="122"/>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Order ID</w:t>
      </w:r>
    </w:p>
    <w:p w:rsidR="00000000" w:rsidDel="00000000" w:rsidP="00000000" w:rsidRDefault="00000000" w:rsidRPr="00000000" w14:paraId="00000210">
      <w:pPr>
        <w:widowControl w:val="0"/>
        <w:numPr>
          <w:ilvl w:val="0"/>
          <w:numId w:val="122"/>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Status pesanan. Jika sudah selesai melakukan pembayaran, maka pesanan tidak dapat di addendum. (Opsional)</w:t>
      </w:r>
    </w:p>
    <w:p w:rsidR="00000000" w:rsidDel="00000000" w:rsidP="00000000" w:rsidRDefault="00000000" w:rsidRPr="00000000" w14:paraId="00000211">
      <w:pPr>
        <w:widowControl w:val="0"/>
        <w:numPr>
          <w:ilvl w:val="0"/>
          <w:numId w:val="122"/>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Kurir yang dipilih untuk pengiriman</w:t>
      </w:r>
    </w:p>
    <w:p w:rsidR="00000000" w:rsidDel="00000000" w:rsidP="00000000" w:rsidRDefault="00000000" w:rsidRPr="00000000" w14:paraId="00000212">
      <w:pPr>
        <w:widowControl w:val="0"/>
        <w:numPr>
          <w:ilvl w:val="0"/>
          <w:numId w:val="122"/>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Tanggal penerimaan barang saat ini dan perubahan tanggal yang diinginkan </w:t>
      </w:r>
    </w:p>
    <w:p w:rsidR="00000000" w:rsidDel="00000000" w:rsidP="00000000" w:rsidRDefault="00000000" w:rsidRPr="00000000" w14:paraId="00000213">
      <w:pPr>
        <w:widowControl w:val="0"/>
        <w:ind w:left="216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14">
      <w:pPr>
        <w:numPr>
          <w:ilvl w:val="0"/>
          <w:numId w:val="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Addendum Perubahan Pengurangan Layanan Tambahan </w:t>
      </w:r>
    </w:p>
    <w:p w:rsidR="00000000" w:rsidDel="00000000" w:rsidP="00000000" w:rsidRDefault="00000000" w:rsidRPr="00000000" w14:paraId="00000215">
      <w:pPr>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yang perlu dipersiapkan PPK, yaitu : </w:t>
      </w:r>
    </w:p>
    <w:p w:rsidR="00000000" w:rsidDel="00000000" w:rsidP="00000000" w:rsidRDefault="00000000" w:rsidRPr="00000000" w14:paraId="00000216">
      <w:pPr>
        <w:widowControl w:val="0"/>
        <w:numPr>
          <w:ilvl w:val="0"/>
          <w:numId w:val="109"/>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Biodata user : Email, Nama, dan Role </w:t>
      </w:r>
    </w:p>
    <w:p w:rsidR="00000000" w:rsidDel="00000000" w:rsidP="00000000" w:rsidRDefault="00000000" w:rsidRPr="00000000" w14:paraId="00000217">
      <w:pPr>
        <w:widowControl w:val="0"/>
        <w:numPr>
          <w:ilvl w:val="0"/>
          <w:numId w:val="109"/>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Order ID</w:t>
      </w:r>
    </w:p>
    <w:p w:rsidR="00000000" w:rsidDel="00000000" w:rsidP="00000000" w:rsidRDefault="00000000" w:rsidRPr="00000000" w14:paraId="00000218">
      <w:pPr>
        <w:widowControl w:val="0"/>
        <w:numPr>
          <w:ilvl w:val="0"/>
          <w:numId w:val="109"/>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Pesanan dan layanan tambahan yang ingin dikurangi</w:t>
      </w:r>
    </w:p>
    <w:p w:rsidR="00000000" w:rsidDel="00000000" w:rsidP="00000000" w:rsidRDefault="00000000" w:rsidRPr="00000000" w14:paraId="00000219">
      <w:pPr>
        <w:widowControl w:val="0"/>
        <w:numPr>
          <w:ilvl w:val="0"/>
          <w:numId w:val="109"/>
        </w:numPr>
        <w:ind w:left="2160" w:hanging="36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Status pesanan. Jika sudah selesai melakukan pembayaran, maka pesanan tidak dapat di addendum.</w:t>
      </w:r>
    </w:p>
    <w:p w:rsidR="00000000" w:rsidDel="00000000" w:rsidP="00000000" w:rsidRDefault="00000000" w:rsidRPr="00000000" w14:paraId="0000021A">
      <w:pPr>
        <w:widowControl w:val="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Pada saat PPK mengajukan addendum akan ada validasi data informasi pesanan dan identitas PPK. Permintaan addendum yang diajukan menyesuaikan dengan SLA yang berlaku seperti misalnya SLA untuk pesanan yang menggunakan opsi pengiriman kurir 3PL. PPK akan mendapatkan notifikasi bahwa draft surat addendum sudah siap dan dapat ditanda tangani oleh PPK. Sebelum melakukan penutupan tiket permintaan addendum dari PPK, Pusat Bantuan akan mengirimkan link yang berisi detail pesanan yang dapat ditanda tangani PPK. Status pesanan saat Surat Addendum berhasil dibuat adalah “Addendum Diajukan”. Draft Addendum Surat Pesanan dapat ditinjau kembali dengan melihat tampilan sebelum dan sesudah di addendum. </w:t>
      </w:r>
      <w:commentRangeStart w:id="7"/>
      <w:r w:rsidDel="00000000" w:rsidR="00000000" w:rsidRPr="00000000">
        <w:rPr>
          <w:rFonts w:ascii="Bookman Old Style" w:cs="Bookman Old Style" w:eastAsia="Bookman Old Style" w:hAnsi="Bookman Old Style"/>
          <w:sz w:val="22"/>
          <w:szCs w:val="22"/>
          <w:rtl w:val="0"/>
        </w:rPr>
        <w:t xml:space="preserve">Jika sudah sesuai, PPK dapat melanjutkan dengan menekan tombol “Bubuhkan eSign” dan masukkan password / passphrase e-sign yang telah terdaftar pada BSrE. PPK dapat melakukan tanda tangan Surat Addendum yang akan diteruskan ke Penyedia. Surat Addendum yang diteruskan ke Penyedia dapat ditolak atau diterima. Persetujuan atau penolakan akan diinfokan kepada Pembeli melalui notifikasi pada Aplikasi E-Katalog versi 6. </w:t>
      </w:r>
    </w:p>
    <w:p w:rsidR="00000000" w:rsidDel="00000000" w:rsidP="00000000" w:rsidRDefault="00000000" w:rsidRPr="00000000" w14:paraId="0000021B">
      <w:pPr>
        <w:widowControl w:val="0"/>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1C">
      <w:pPr>
        <w:widowControl w:val="0"/>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1D">
      <w:pPr>
        <w:widowControl w:val="0"/>
        <w:ind w:left="0" w:firstLine="0"/>
        <w:jc w:val="left"/>
        <w:rPr>
          <w:rFonts w:ascii="Bookman Old Style" w:cs="Bookman Old Style" w:eastAsia="Bookman Old Style" w:hAnsi="Bookman Old Style"/>
          <w:sz w:val="22"/>
          <w:szCs w:val="22"/>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1E">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5"/>
        <w:rPr>
          <w:rFonts w:ascii="Bookman Old Style" w:cs="Bookman Old Style" w:eastAsia="Bookman Old Style" w:hAnsi="Bookman Old Style"/>
          <w:u w:val="none"/>
        </w:rPr>
      </w:pPr>
      <w:bookmarkStart w:colFirst="0" w:colLast="0" w:name="_spv661p78s9o" w:id="25"/>
      <w:bookmarkEnd w:id="25"/>
      <w:r w:rsidDel="00000000" w:rsidR="00000000" w:rsidRPr="00000000">
        <w:rPr>
          <w:rFonts w:ascii="Bookman Old Style" w:cs="Bookman Old Style" w:eastAsia="Bookman Old Style" w:hAnsi="Bookman Old Style"/>
          <w:u w:val="none"/>
          <w:rtl w:val="0"/>
        </w:rPr>
        <w:t xml:space="preserve">3.1.3.6 Konfirmasi/Penerimaan Pesanan</w:t>
      </w:r>
    </w:p>
    <w:p w:rsidR="00000000" w:rsidDel="00000000" w:rsidP="00000000" w:rsidRDefault="00000000" w:rsidRPr="00000000" w14:paraId="00000221">
      <w:pPr>
        <w:numPr>
          <w:ilvl w:val="0"/>
          <w:numId w:val="9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menerima pesanan pada Katalog Elektronik versi 6</w:t>
      </w:r>
    </w:p>
    <w:p w:rsidR="00000000" w:rsidDel="00000000" w:rsidP="00000000" w:rsidRDefault="00000000" w:rsidRPr="00000000" w14:paraId="00000222">
      <w:pPr>
        <w:numPr>
          <w:ilvl w:val="0"/>
          <w:numId w:val="13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Langkah-Langkah untuk dapat memproses pesanan tiba yaitu:</w:t>
      </w:r>
    </w:p>
    <w:p w:rsidR="00000000" w:rsidDel="00000000" w:rsidP="00000000" w:rsidRDefault="00000000" w:rsidRPr="00000000" w14:paraId="00000223">
      <w:pPr>
        <w:numPr>
          <w:ilvl w:val="0"/>
          <w:numId w:val="5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dapat memeriksa pesanan untuk memastikan kesesuaiannya. Beberapa hal yang dapat dipastikan oleh PPK adalah </w:t>
      </w:r>
      <w:r w:rsidDel="00000000" w:rsidR="00000000" w:rsidRPr="00000000">
        <w:rPr>
          <w:rFonts w:ascii="Bookman Old Style" w:cs="Bookman Old Style" w:eastAsia="Bookman Old Style" w:hAnsi="Bookman Old Style"/>
          <w:sz w:val="22"/>
          <w:szCs w:val="22"/>
          <w:rtl w:val="0"/>
        </w:rPr>
        <w:t xml:space="preserve">kuantitas produk, fungsionalitas produk, kondisi fisik produk, kualitas produk, dan lain-lain. PPK sangat disarankan untuk membuat </w:t>
      </w:r>
      <w:r w:rsidDel="00000000" w:rsidR="00000000" w:rsidRPr="00000000">
        <w:rPr>
          <w:rFonts w:ascii="Bookman Old Style" w:cs="Bookman Old Style" w:eastAsia="Bookman Old Style" w:hAnsi="Bookman Old Style"/>
          <w:b w:val="1"/>
          <w:bCs w:val="1"/>
          <w:sz w:val="22"/>
          <w:szCs w:val="22"/>
          <w:rtl w:val="0"/>
        </w:rPr>
        <w:t xml:space="preserve">rekaman video</w:t>
      </w:r>
      <w:r w:rsidDel="00000000" w:rsidR="00000000" w:rsidRPr="00000000">
        <w:rPr>
          <w:rFonts w:ascii="Bookman Old Style" w:cs="Bookman Old Style" w:eastAsia="Bookman Old Style" w:hAnsi="Bookman Old Style"/>
          <w:sz w:val="22"/>
          <w:szCs w:val="22"/>
          <w:rtl w:val="0"/>
        </w:rPr>
        <w:t xml:space="preserve"> saat membuka paket. Rekaman tersebut dapat membantu proses klaim asuransi jika ada kerusakan atau ketidaksesuaian barang yang ditemukan saat proses memeriksa pesanan.</w:t>
      </w:r>
      <w:r w:rsidDel="00000000" w:rsidR="00000000" w:rsidRPr="00000000">
        <w:rPr>
          <w:rtl w:val="0"/>
        </w:rPr>
      </w:r>
    </w:p>
    <w:p w:rsidR="00000000" w:rsidDel="00000000" w:rsidP="00000000" w:rsidRDefault="00000000" w:rsidRPr="00000000" w14:paraId="00000224">
      <w:pPr>
        <w:numPr>
          <w:ilvl w:val="0"/>
          <w:numId w:val="5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itu, apabila pesanan sudah sesu</w:t>
      </w:r>
      <w:r w:rsidDel="00000000" w:rsidR="00000000" w:rsidRPr="00000000">
        <w:rPr>
          <w:rFonts w:ascii="Bookman Old Style" w:cs="Bookman Old Style" w:eastAsia="Bookman Old Style" w:hAnsi="Bookman Old Style"/>
          <w:sz w:val="22"/>
          <w:szCs w:val="22"/>
          <w:rtl w:val="0"/>
        </w:rPr>
        <w:t xml:space="preserve">ai, PPK dapat melakukan konfirmasi terima pesanan dengan menandatangani Berita Acara Serah Terima (BAST). </w:t>
      </w:r>
      <w:r w:rsidDel="00000000" w:rsidR="00000000" w:rsidRPr="00000000">
        <w:rPr>
          <w:rFonts w:ascii="Bookman Old Style" w:cs="Bookman Old Style" w:eastAsia="Bookman Old Style" w:hAnsi="Bookman Old Style"/>
          <w:sz w:val="22"/>
          <w:szCs w:val="22"/>
          <w:rtl w:val="0"/>
        </w:rPr>
        <w:t xml:space="preserve">pilih opsi “Konfirmasi Pesanan” pada pesanan yang ingin diselesaikan. Dalam hal ini, proses Berita Acara Serah Terima (BAST) dimulai sebagai bukti pesanan sudah sampai tujuan dan wajib ditandatangani oleh kedua belah pihak.</w:t>
      </w:r>
    </w:p>
    <w:p w:rsidR="00000000" w:rsidDel="00000000" w:rsidP="00000000" w:rsidRDefault="00000000" w:rsidRPr="00000000" w14:paraId="00000225">
      <w:pPr>
        <w:numPr>
          <w:ilvl w:val="0"/>
          <w:numId w:val="50"/>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Pada Katalog Elektronik versi 6, BAST akan dibuat secara otomatis oleh sistem secara digital. PPK cukup memasukkan nomor BAST saja menggunakan penomoran BAST yang berlaku pada masing-masing satker. Selain itu, penandatanganan akan dilakukan secara digital. Setelah ditandatangani, BAST menjadi salah satu dokumen pendukung untuk melanjutkan ke dalam proses pembayaran.</w:t>
      </w:r>
    </w:p>
    <w:p w:rsidR="00000000" w:rsidDel="00000000" w:rsidP="00000000" w:rsidRDefault="00000000" w:rsidRPr="00000000" w14:paraId="00000226">
      <w:pPr>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27">
      <w:pPr>
        <w:numPr>
          <w:ilvl w:val="0"/>
          <w:numId w:val="9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melakukan pembayaran setelah menerima pesanan</w:t>
      </w:r>
    </w:p>
    <w:p w:rsidR="00000000" w:rsidDel="00000000" w:rsidP="00000000" w:rsidRDefault="00000000" w:rsidRPr="00000000" w14:paraId="00000228">
      <w:pPr>
        <w:numPr>
          <w:ilvl w:val="0"/>
          <w:numId w:val="9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Langkah untuk dapat melakukan proses pembayaran yaitu:</w:t>
      </w:r>
    </w:p>
    <w:p w:rsidR="00000000" w:rsidDel="00000000" w:rsidP="00000000" w:rsidRDefault="00000000" w:rsidRPr="00000000" w14:paraId="00000229">
      <w:pPr>
        <w:numPr>
          <w:ilvl w:val="0"/>
          <w:numId w:val="62"/>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harus menyelesaikan pesanan terlebih dahulu. (Lihat Bagaimana cara menerima pesanan pada Katalog Elektronik versi 6)</w:t>
      </w:r>
    </w:p>
    <w:p w:rsidR="00000000" w:rsidDel="00000000" w:rsidP="00000000" w:rsidRDefault="00000000" w:rsidRPr="00000000" w14:paraId="0000022A">
      <w:pPr>
        <w:numPr>
          <w:ilvl w:val="0"/>
          <w:numId w:val="62"/>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Dokumen BAST selesai ditandatangani, beberapa dokumen diperlukan untuk melanjutkan ke dalam proses pembayaran, yaitu: Berita Acara Serah Terima (BAST), Surat Pesanan, Faktur Pajak, </w:t>
      </w:r>
      <w:r w:rsidDel="00000000" w:rsidR="00000000" w:rsidRPr="00000000">
        <w:rPr>
          <w:rFonts w:ascii="Bookman Old Style" w:cs="Bookman Old Style" w:eastAsia="Bookman Old Style" w:hAnsi="Bookman Old Style"/>
          <w:i w:val="1"/>
          <w:iCs w:val="1"/>
          <w:sz w:val="22"/>
          <w:szCs w:val="22"/>
          <w:rtl w:val="0"/>
        </w:rPr>
        <w:t xml:space="preserve">Invoice</w:t>
      </w:r>
      <w:r w:rsidDel="00000000" w:rsidR="00000000" w:rsidRPr="00000000">
        <w:rPr>
          <w:rFonts w:ascii="Bookman Old Style" w:cs="Bookman Old Style" w:eastAsia="Bookman Old Style" w:hAnsi="Bookman Old Style"/>
          <w:sz w:val="22"/>
          <w:szCs w:val="22"/>
          <w:rtl w:val="0"/>
        </w:rPr>
        <w:t xml:space="preserve"> Pembayaran, dan </w:t>
      </w:r>
      <w:r w:rsidDel="00000000" w:rsidR="00000000" w:rsidRPr="00000000">
        <w:rPr>
          <w:rFonts w:ascii="Bookman Old Style" w:cs="Bookman Old Style" w:eastAsia="Bookman Old Style" w:hAnsi="Bookman Old Style"/>
          <w:i w:val="1"/>
          <w:iCs w:val="1"/>
          <w:sz w:val="22"/>
          <w:szCs w:val="22"/>
          <w:rtl w:val="0"/>
        </w:rPr>
        <w:t xml:space="preserve">Invoice </w:t>
      </w:r>
      <w:r w:rsidDel="00000000" w:rsidR="00000000" w:rsidRPr="00000000">
        <w:rPr>
          <w:rFonts w:ascii="Bookman Old Style" w:cs="Bookman Old Style" w:eastAsia="Bookman Old Style" w:hAnsi="Bookman Old Style"/>
          <w:sz w:val="22"/>
          <w:szCs w:val="22"/>
          <w:rtl w:val="0"/>
        </w:rPr>
        <w:t xml:space="preserve">Logistik. </w:t>
      </w:r>
    </w:p>
    <w:p w:rsidR="00000000" w:rsidDel="00000000" w:rsidP="00000000" w:rsidRDefault="00000000" w:rsidRPr="00000000" w14:paraId="0000022B">
      <w:pPr>
        <w:numPr>
          <w:ilvl w:val="0"/>
          <w:numId w:val="62"/>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penyedia mengunggah dokumen faktur pajak, maka pembayaran dapat dilakukan dengan memilih metode pembayaran yang dikehendaki.</w:t>
      </w:r>
    </w:p>
    <w:p w:rsidR="00000000" w:rsidDel="00000000" w:rsidP="00000000" w:rsidRDefault="00000000" w:rsidRPr="00000000" w14:paraId="0000022C">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2D">
      <w:pPr>
        <w:numPr>
          <w:ilvl w:val="0"/>
          <w:numId w:val="9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PPK/PP dapat melakukan Adendum setelah pesanan tiba</w:t>
      </w:r>
    </w:p>
    <w:p w:rsidR="00000000" w:rsidDel="00000000" w:rsidP="00000000" w:rsidRDefault="00000000" w:rsidRPr="00000000" w14:paraId="0000022E">
      <w:pPr>
        <w:numPr>
          <w:ilvl w:val="0"/>
          <w:numId w:val="51"/>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Pada katalog v6 hanya PPK yang dapat melakukan adendum pesanan.</w:t>
      </w:r>
    </w:p>
    <w:p w:rsidR="00000000" w:rsidDel="00000000" w:rsidP="00000000" w:rsidRDefault="00000000" w:rsidRPr="00000000" w14:paraId="0000022F">
      <w:pPr>
        <w:numPr>
          <w:ilvl w:val="0"/>
          <w:numId w:val="51"/>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dapat melakukan adendum pesanan selama belum menandatangani surat BAST. Adendum pesanan dapat dilakukan untuk mencegah terjadinya masalah pada barang yang telah dikirimkan. Jika terjadi ketidaksesuaian pada pesanan yang telah tiba, adendum ini diperuntukkan sebagai bukti kesepakatan antara kedua belah pihak.</w:t>
      </w:r>
    </w:p>
    <w:p w:rsidR="00000000" w:rsidDel="00000000" w:rsidP="00000000" w:rsidRDefault="00000000" w:rsidRPr="00000000" w14:paraId="00000230">
      <w:pPr>
        <w:numPr>
          <w:ilvl w:val="0"/>
          <w:numId w:val="51"/>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PPK sudah melakukan tanda tangan pada surat BAST, maka hanya pajak yang dapat di addendum. </w:t>
      </w:r>
    </w:p>
    <w:p w:rsidR="00000000" w:rsidDel="00000000" w:rsidP="00000000" w:rsidRDefault="00000000" w:rsidRPr="00000000" w14:paraId="00000231">
      <w:pPr>
        <w:numPr>
          <w:ilvl w:val="0"/>
          <w:numId w:val="97"/>
        </w:numPr>
        <w:ind w:left="72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Tidak dapat menandatangani BAST </w:t>
      </w:r>
    </w:p>
    <w:p w:rsidR="00000000" w:rsidDel="00000000" w:rsidP="00000000" w:rsidRDefault="00000000" w:rsidRPr="00000000" w14:paraId="00000232">
      <w:pPr>
        <w:numPr>
          <w:ilvl w:val="0"/>
          <w:numId w:val="14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Pastikan PPK sudah memasukkan dan melakukan verifikasi Tanda Tangan Elektronik (TTE) pada akun </w:t>
      </w:r>
      <w:r w:rsidDel="00000000" w:rsidR="00000000" w:rsidRPr="00000000">
        <w:rPr>
          <w:rFonts w:ascii="Bookman Old Style" w:cs="Bookman Old Style" w:eastAsia="Bookman Old Style" w:hAnsi="Bookman Old Style"/>
          <w:sz w:val="22"/>
          <w:szCs w:val="22"/>
          <w:rtl w:val="0"/>
        </w:rPr>
        <w:t xml:space="preserve">BSrE. Sub status pesanan akan berubah menjadi “Menunggu Konfirmasi Penyedia” setelah berhasil menandatangani BAST. Tahap berikutnya, BAST akan diteruskan ke Penyedia untuk ditandatangani.</w:t>
      </w:r>
    </w:p>
    <w:p w:rsidR="00000000" w:rsidDel="00000000" w:rsidP="00000000" w:rsidRDefault="00000000" w:rsidRPr="00000000" w14:paraId="00000233">
      <w:pPr>
        <w:ind w:left="2160" w:firstLine="0"/>
        <w:rPr>
          <w:rFonts w:ascii="Bookman Old Style" w:cs="Bookman Old Style" w:eastAsia="Bookman Old Style" w:hAnsi="Bookman Old Style"/>
          <w:color w:val="172b4d"/>
          <w:sz w:val="22"/>
          <w:szCs w:val="22"/>
        </w:rPr>
      </w:pPr>
      <w:r w:rsidDel="00000000" w:rsidR="00000000" w:rsidRPr="00000000">
        <w:rPr>
          <w:rtl w:val="0"/>
        </w:rPr>
      </w:r>
    </w:p>
    <w:p w:rsidR="00000000" w:rsidDel="00000000" w:rsidP="00000000" w:rsidRDefault="00000000" w:rsidRPr="00000000" w14:paraId="00000234">
      <w:pPr>
        <w:pStyle w:val="Heading5"/>
        <w:rPr>
          <w:rFonts w:ascii="Bookman Old Style" w:cs="Bookman Old Style" w:eastAsia="Bookman Old Style" w:hAnsi="Bookman Old Style"/>
          <w:u w:val="none"/>
        </w:rPr>
      </w:pPr>
      <w:bookmarkStart w:colFirst="0" w:colLast="0" w:name="_5uqp5dyurqy0" w:id="26"/>
      <w:bookmarkEnd w:id="26"/>
      <w:commentRangeStart w:id="8"/>
      <w:r w:rsidDel="00000000" w:rsidR="00000000" w:rsidRPr="00000000">
        <w:rPr>
          <w:rFonts w:ascii="Bookman Old Style" w:cs="Bookman Old Style" w:eastAsia="Bookman Old Style" w:hAnsi="Bookman Old Style"/>
          <w:u w:val="none"/>
          <w:rtl w:val="0"/>
        </w:rPr>
        <w:t xml:space="preserve">3.1.3.7 Pengiriman </w:t>
      </w:r>
      <w:commentRangeStart w:id="9"/>
      <w:commentRangeStart w:id="10"/>
      <w:r w:rsidDel="00000000" w:rsidR="00000000" w:rsidRPr="00000000">
        <w:rPr>
          <w:rFonts w:ascii="Bookman Old Style" w:cs="Bookman Old Style" w:eastAsia="Bookman Old Style" w:hAnsi="Bookman Old Style"/>
          <w:u w:val="none"/>
          <w:rtl w:val="0"/>
        </w:rPr>
        <w:t xml:space="preserve">Pesanan</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5">
      <w:pPr>
        <w:numPr>
          <w:ilvl w:val="0"/>
          <w:numId w:val="1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jika terdapat kurir yang gagal </w:t>
      </w:r>
      <w:commentRangeStart w:id="11"/>
      <w:commentRangeStart w:id="12"/>
      <w:commentRangeStart w:id="13"/>
      <w:commentRangeStart w:id="14"/>
      <w:r w:rsidDel="00000000" w:rsidR="00000000" w:rsidRPr="00000000">
        <w:rPr>
          <w:rFonts w:ascii="Bookman Old Style" w:cs="Bookman Old Style" w:eastAsia="Bookman Old Style" w:hAnsi="Bookman Old Style"/>
          <w:rtl w:val="0"/>
        </w:rPr>
        <w:t xml:space="preserve">melakukan </w:t>
      </w:r>
      <w:r w:rsidDel="00000000" w:rsidR="00000000" w:rsidRPr="00000000">
        <w:rPr>
          <w:rFonts w:ascii="Bookman Old Style" w:cs="Bookman Old Style" w:eastAsia="Bookman Old Style" w:hAnsi="Bookman Old Style"/>
          <w:i w:val="1"/>
          <w:iCs w:val="1"/>
          <w:rtl w:val="0"/>
        </w:rPr>
        <w:t xml:space="preserve">pick-up</w:t>
      </w:r>
      <w:r w:rsidDel="00000000" w:rsidR="00000000" w:rsidRPr="00000000">
        <w:rPr>
          <w:rFonts w:ascii="Bookman Old Style" w:cs="Bookman Old Style" w:eastAsia="Bookman Old Style" w:hAnsi="Bookman Old Style"/>
          <w:rtl w:val="0"/>
        </w:rPr>
        <w:t xml:space="preserve"> barang</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36">
      <w:pPr>
        <w:numPr>
          <w:ilvl w:val="0"/>
          <w:numId w:val="4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belum adanya pengambilan pesanan atau terjadi kegagalan pada saat pengambilan pesanan dari Penyedia, PPK dapat berkomunikasi secara mandiri dengan Penyedia melalui fitur chat di Katalog Elektronik versi 6. Permasalahan gagal </w:t>
      </w:r>
      <w:r w:rsidDel="00000000" w:rsidR="00000000" w:rsidRPr="00000000">
        <w:rPr>
          <w:rFonts w:ascii="Bookman Old Style" w:cs="Bookman Old Style" w:eastAsia="Bookman Old Style" w:hAnsi="Bookman Old Style"/>
          <w:i w:val="1"/>
          <w:iCs w:val="1"/>
          <w:sz w:val="22"/>
          <w:szCs w:val="22"/>
          <w:rtl w:val="0"/>
        </w:rPr>
        <w:t xml:space="preserve">pick-up</w:t>
      </w:r>
      <w:r w:rsidDel="00000000" w:rsidR="00000000" w:rsidRPr="00000000">
        <w:rPr>
          <w:rFonts w:ascii="Bookman Old Style" w:cs="Bookman Old Style" w:eastAsia="Bookman Old Style" w:hAnsi="Bookman Old Style"/>
          <w:sz w:val="22"/>
          <w:szCs w:val="22"/>
          <w:rtl w:val="0"/>
        </w:rPr>
        <w:t xml:space="preserve"> barang dapat diselesaikan secara mandiri dengan kesepakatan sesuai pertimbangan dari PPK. Jika permasalahan tersebut belum dapat diselesaikan secara mandiri, silahkan menghubungi Pusat Bantuan terkait penyelesaian masalah yang memungkinkan untuk kedua belah pihak sesuai dengan peraturan yang berlaku. </w:t>
      </w:r>
    </w:p>
    <w:p w:rsidR="00000000" w:rsidDel="00000000" w:rsidP="00000000" w:rsidRDefault="00000000" w:rsidRPr="00000000" w14:paraId="00000237">
      <w:pPr>
        <w:numPr>
          <w:ilvl w:val="0"/>
          <w:numId w:val="1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jika w</w:t>
      </w:r>
      <w:commentRangeStart w:id="15"/>
      <w:r w:rsidDel="00000000" w:rsidR="00000000" w:rsidRPr="00000000">
        <w:rPr>
          <w:rFonts w:ascii="Bookman Old Style" w:cs="Bookman Old Style" w:eastAsia="Bookman Old Style" w:hAnsi="Bookman Old Style"/>
          <w:rtl w:val="0"/>
        </w:rPr>
        <w:t xml:space="preserve">aktu pengiriman pesanan lebih lama dari kesepakatan</w:t>
      </w:r>
      <w:commentRangeEnd w:id="15"/>
      <w:r w:rsidDel="00000000" w:rsidR="00000000" w:rsidRPr="00000000">
        <w:commentReference w:id="15"/>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38">
      <w:pPr>
        <w:numPr>
          <w:ilvl w:val="0"/>
          <w:numId w:val="11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terjadi perbedaan waktu pengiriman pesanan dari kesepakatan, PPK dapat berkomunikasi mandiri dengan Penyedia melalui fitur chat di Katalog Elektronik versi 6 terkait permasalahan yang terjadi serta mitigasi yang dapat dilakukan oleh Penyedia. Pengiriman pesanan yang tidak sesuai dengan waktu pengiriman dapat diselesaikan secara mandiri dengan kesepakatan sesuai pertimbangan dari PPK. Jika permasalahan tersebut belum dapat diselesaikan secara mandiri, silahkan menghubungi Pusat Bantuan terkait penyelesaian masalah yang memungkinkan untuk kedua belah pihak sesuai dengan peraturan yang berlaku.</w:t>
      </w:r>
    </w:p>
    <w:p w:rsidR="00000000" w:rsidDel="00000000" w:rsidP="00000000" w:rsidRDefault="00000000" w:rsidRPr="00000000" w14:paraId="00000239">
      <w:pPr>
        <w:numPr>
          <w:ilvl w:val="0"/>
          <w:numId w:val="16"/>
        </w:numPr>
        <w:ind w:left="720" w:hanging="360"/>
        <w:rPr>
          <w:rFonts w:ascii="Bookman Old Style" w:cs="Bookman Old Style" w:eastAsia="Bookman Old Style" w:hAnsi="Bookman Old Style"/>
          <w:highlight w:val="yellow"/>
        </w:rPr>
      </w:pPr>
      <w:commentRangeStart w:id="16"/>
      <w:commentRangeStart w:id="17"/>
      <w:r w:rsidDel="00000000" w:rsidR="00000000" w:rsidRPr="00000000">
        <w:rPr>
          <w:rFonts w:ascii="Bookman Old Style" w:cs="Bookman Old Style" w:eastAsia="Bookman Old Style" w:hAnsi="Bookman Old Style"/>
          <w:highlight w:val="yellow"/>
          <w:rtl w:val="0"/>
        </w:rPr>
        <w:t xml:space="preserve">Kurir salah mengirimkan pesanan </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Bookman Old Style" w:cs="Bookman Old Style" w:eastAsia="Bookman Old Style" w:hAnsi="Bookman Old Style"/>
          <w:highlight w:val="yellow"/>
          <w:rtl w:val="0"/>
        </w:rPr>
        <w:t xml:space="preserve">– jawaban diselesaikan dengan tim penyedia, apabila masih terdapat isu untuk menyelesaikan permasalahan salah mengirimkan pesanan, silahkan menghubungi pusat bantuan. </w:t>
      </w:r>
    </w:p>
    <w:p w:rsidR="00000000" w:rsidDel="00000000" w:rsidP="00000000" w:rsidRDefault="00000000" w:rsidRPr="00000000" w14:paraId="0000023A">
      <w:pPr>
        <w:numPr>
          <w:ilvl w:val="0"/>
          <w:numId w:val="16"/>
        </w:numPr>
        <w:ind w:left="720" w:hanging="360"/>
        <w:rPr>
          <w:rFonts w:ascii="Bookman Old Style" w:cs="Bookman Old Style" w:eastAsia="Bookman Old Style" w:hAnsi="Bookman Old Style"/>
          <w:highlight w:val="yellow"/>
          <w:u w:val="none"/>
        </w:rPr>
      </w:pPr>
      <w:r w:rsidDel="00000000" w:rsidR="00000000" w:rsidRPr="00000000">
        <w:rPr>
          <w:rFonts w:ascii="Bookman Old Style" w:cs="Bookman Old Style" w:eastAsia="Bookman Old Style" w:hAnsi="Bookman Old Style"/>
          <w:highlight w:val="yellow"/>
          <w:rtl w:val="0"/>
        </w:rPr>
        <w:t xml:space="preserve">Kurir salah mengantarkan pesanan ke alamat yang dituju– </w:t>
      </w:r>
      <w:r w:rsidDel="00000000" w:rsidR="00000000" w:rsidRPr="00000000">
        <w:rPr>
          <w:rFonts w:ascii="Bookman Old Style" w:cs="Bookman Old Style" w:eastAsia="Bookman Old Style" w:hAnsi="Bookman Old Style"/>
          <w:rtl w:val="0"/>
        </w:rPr>
        <w:t xml:space="preserve">ada dua penyelesaian, kalau salah alamat di buyer dan di 3PL </w:t>
      </w:r>
    </w:p>
    <w:p w:rsidR="00000000" w:rsidDel="00000000" w:rsidP="00000000" w:rsidRDefault="00000000" w:rsidRPr="00000000" w14:paraId="0000023B">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3C">
      <w:pPr>
        <w:numPr>
          <w:ilvl w:val="0"/>
          <w:numId w:val="15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pengiriman pesanan yang salah alamat penyelesaian terbagi menjadi dua, yaitu</w:t>
      </w:r>
    </w:p>
    <w:p w:rsidR="00000000" w:rsidDel="00000000" w:rsidP="00000000" w:rsidRDefault="00000000" w:rsidRPr="00000000" w14:paraId="0000023D">
      <w:pPr>
        <w:numPr>
          <w:ilvl w:val="0"/>
          <w:numId w:val="77"/>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kesalahan penginputan alamat terjadi pada sisi pembeli, maka…</w:t>
      </w:r>
    </w:p>
    <w:p w:rsidR="00000000" w:rsidDel="00000000" w:rsidP="00000000" w:rsidRDefault="00000000" w:rsidRPr="00000000" w14:paraId="0000023E">
      <w:pPr>
        <w:numPr>
          <w:ilvl w:val="0"/>
          <w:numId w:val="77"/>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Tetapi apabila kesalahan tersebut diakibatkan penginputan alamat yang salah oleh 3Pl maka… </w:t>
      </w:r>
    </w:p>
    <w:p w:rsidR="00000000" w:rsidDel="00000000" w:rsidP="00000000" w:rsidRDefault="00000000" w:rsidRPr="00000000" w14:paraId="0000023F">
      <w:pPr>
        <w:numPr>
          <w:ilvl w:val="0"/>
          <w:numId w:val="77"/>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kesalahan masuk halaman Jika terdapat pengiriman pesanan yang salah alamat, PPK dapat berkomunikasi secara mandiri dengan Penyedia melalui fitur chat di Katalog Elektronik versi 6 terkait permasalahan pada pengiriman, mitigasi yang dilakukan, serta pihak pengiriman yang ditangguhkan sesuai dengan SLA atau peraturan yang berlaku. </w:t>
      </w:r>
    </w:p>
    <w:p w:rsidR="00000000" w:rsidDel="00000000" w:rsidP="00000000" w:rsidRDefault="00000000" w:rsidRPr="00000000" w14:paraId="00000240">
      <w:pPr>
        <w:numPr>
          <w:ilvl w:val="0"/>
          <w:numId w:val="15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PPK/PP dapat memastikan bahwa alamat yang dimasukan saat pengisian tidak terdapat kesalahan. Jika terjadi kesalahan input alamat dari PPK/PP maka silahkan menghubungi Penyedia. Jika masih belum mendapatkan tanggapan dari Penyedia, maka dapat menghubungi pihak </w:t>
      </w:r>
      <w:r w:rsidDel="00000000" w:rsidR="00000000" w:rsidRPr="00000000">
        <w:rPr>
          <w:rFonts w:ascii="Bookman Old Style" w:cs="Bookman Old Style" w:eastAsia="Bookman Old Style" w:hAnsi="Bookman Old Style"/>
          <w:i w:val="1"/>
          <w:iCs w:val="1"/>
          <w:sz w:val="22"/>
          <w:szCs w:val="22"/>
          <w:rtl w:val="0"/>
        </w:rPr>
        <w:t xml:space="preserve">Resolution Center.</w:t>
      </w:r>
    </w:p>
    <w:p w:rsidR="00000000" w:rsidDel="00000000" w:rsidP="00000000" w:rsidRDefault="00000000" w:rsidRPr="00000000" w14:paraId="00000241">
      <w:pPr>
        <w:numPr>
          <w:ilvl w:val="0"/>
          <w:numId w:val="15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Pengiriman pesanan yang salah alamat yang dikirimkan melalui 3PL, maka PPK/PP dapat menghubungi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dengan memperhatikan SLA yang berlaku antara Pembeli, Penyedia, dan Shipper. </w:t>
      </w:r>
    </w:p>
    <w:p w:rsidR="00000000" w:rsidDel="00000000" w:rsidP="00000000" w:rsidRDefault="00000000" w:rsidRPr="00000000" w14:paraId="00000242">
      <w:pPr>
        <w:numPr>
          <w:ilvl w:val="0"/>
          <w:numId w:val="16"/>
        </w:numPr>
        <w:ind w:left="720" w:hanging="360"/>
        <w:rPr>
          <w:rFonts w:ascii="Bookman Old Style" w:cs="Bookman Old Style" w:eastAsia="Bookman Old Style" w:hAnsi="Bookman Old Style"/>
          <w:highlight w:val="yellow"/>
        </w:rPr>
      </w:pPr>
      <w:commentRangeStart w:id="18"/>
      <w:commentRangeStart w:id="19"/>
      <w:r w:rsidDel="00000000" w:rsidR="00000000" w:rsidRPr="00000000">
        <w:rPr>
          <w:rFonts w:ascii="Bookman Old Style" w:cs="Bookman Old Style" w:eastAsia="Bookman Old Style" w:hAnsi="Bookman Old Style"/>
          <w:highlight w:val="yellow"/>
          <w:rtl w:val="0"/>
        </w:rPr>
        <w:t xml:space="preserve">Pesanan belum dikirimkan oleh Penyedia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43">
      <w:pPr>
        <w:numPr>
          <w:ilvl w:val="0"/>
          <w:numId w:val="110"/>
        </w:numPr>
        <w:ind w:left="144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Pesanan yang belum dikirim menjadi tanggung jawab penuh bagi Penyedia. PPK dapat berkomunikasi secara mandiri terkait kendala yang dihadapi oleh Penyedia melalui fitur chat di Katalog Elektronik versi 6. PPK wajib mengkonfirmasi terkait kemungkinan terjadinya keterlambatan dalam pengiriman jika pesanan belum juga dikirimkan. Apabila terdapat keadaan yang menyulitkan penyedia dan pembeli memaklumi potensi terjadinya keterlambatan pengiriman pesanan, maka PPK dapat menghubungi Pusat Bantuan untuk melakukan Addendum perubahan tanggal permintaan tiba.  </w:t>
      </w:r>
    </w:p>
    <w:p w:rsidR="00000000" w:rsidDel="00000000" w:rsidP="00000000" w:rsidRDefault="00000000" w:rsidRPr="00000000" w14:paraId="00000244">
      <w:pPr>
        <w:numPr>
          <w:ilvl w:val="0"/>
          <w:numId w:val="16"/>
        </w:numPr>
        <w:ind w:left="720" w:hanging="360"/>
        <w:rPr>
          <w:rFonts w:ascii="Bookman Old Style" w:cs="Bookman Old Style" w:eastAsia="Bookman Old Style" w:hAnsi="Bookman Old Style"/>
          <w:highlight w:val="yellow"/>
        </w:rPr>
      </w:pPr>
      <w:commentRangeStart w:id="20"/>
      <w:commentRangeStart w:id="21"/>
      <w:commentRangeStart w:id="22"/>
      <w:r w:rsidDel="00000000" w:rsidR="00000000" w:rsidRPr="00000000">
        <w:rPr>
          <w:rFonts w:ascii="Bookman Old Style" w:cs="Bookman Old Style" w:eastAsia="Bookman Old Style" w:hAnsi="Bookman Old Style"/>
          <w:highlight w:val="yellow"/>
          <w:rtl w:val="0"/>
        </w:rPr>
        <w:t xml:space="preserve">Apakah bisa m</w:t>
      </w:r>
      <w:commentRangeEnd w:id="20"/>
      <w:r w:rsidDel="00000000" w:rsidR="00000000" w:rsidRPr="00000000">
        <w:commentReference w:id="20"/>
      </w:r>
      <w:commentRangeEnd w:id="21"/>
      <w:r w:rsidDel="00000000" w:rsidR="00000000" w:rsidRPr="00000000">
        <w:commentReference w:id="21"/>
      </w:r>
      <w:r w:rsidDel="00000000" w:rsidR="00000000" w:rsidRPr="00000000">
        <w:rPr>
          <w:rFonts w:ascii="Bookman Old Style" w:cs="Bookman Old Style" w:eastAsia="Bookman Old Style" w:hAnsi="Bookman Old Style"/>
          <w:highlight w:val="yellow"/>
          <w:rtl w:val="0"/>
        </w:rPr>
        <w:t xml:space="preserve">elakukan perubahan tanggal permintaan tiba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45">
      <w:pPr>
        <w:numPr>
          <w:ilvl w:val="0"/>
          <w:numId w:val="121"/>
        </w:numPr>
        <w:ind w:left="1440" w:hanging="360"/>
        <w:rPr>
          <w:rFonts w:ascii="Bookman Old Style" w:cs="Bookman Old Style" w:eastAsia="Bookman Old Style" w:hAnsi="Bookman Old Style"/>
          <w:sz w:val="22"/>
          <w:szCs w:val="22"/>
          <w:highlight w:val="yellow"/>
        </w:rPr>
      </w:pPr>
      <w:r w:rsidDel="00000000" w:rsidR="00000000" w:rsidRPr="00000000">
        <w:rPr>
          <w:rFonts w:ascii="Bookman Old Style" w:cs="Bookman Old Style" w:eastAsia="Bookman Old Style" w:hAnsi="Bookman Old Style"/>
          <w:sz w:val="22"/>
          <w:szCs w:val="22"/>
          <w:highlight w:val="yellow"/>
          <w:rtl w:val="0"/>
        </w:rPr>
        <w:t xml:space="preserve">Mengubah tanggal permintaan tiba pesanan sangat memungkinkan pada pembelian langsung maupun pembelian </w:t>
      </w:r>
      <w:r w:rsidDel="00000000" w:rsidR="00000000" w:rsidRPr="00000000">
        <w:rPr>
          <w:rFonts w:ascii="Bookman Old Style" w:cs="Bookman Old Style" w:eastAsia="Bookman Old Style" w:hAnsi="Bookman Old Style"/>
          <w:i w:val="1"/>
          <w:iCs w:val="1"/>
          <w:sz w:val="22"/>
          <w:szCs w:val="22"/>
          <w:highlight w:val="yellow"/>
          <w:rtl w:val="0"/>
        </w:rPr>
        <w:t xml:space="preserve">Pre-Order</w:t>
      </w:r>
      <w:r w:rsidDel="00000000" w:rsidR="00000000" w:rsidRPr="00000000">
        <w:rPr>
          <w:rFonts w:ascii="Bookman Old Style" w:cs="Bookman Old Style" w:eastAsia="Bookman Old Style" w:hAnsi="Bookman Old Style"/>
          <w:sz w:val="22"/>
          <w:szCs w:val="22"/>
          <w:highlight w:val="yellow"/>
          <w:rtl w:val="0"/>
        </w:rPr>
        <w:t xml:space="preserve"> dengan kesepakatan kedua belah pihak. Perubahan tanggal permintaan tiba dapat dilakukan PPK melalui addendum. Untuk melakukan addendum pesanan tanggal permintaan tiba, PPK bisa menghubungi Pusat Bantuan dan memberikan informasi terkait data perubahan tanggal permintaan tiba. </w:t>
      </w:r>
    </w:p>
    <w:p w:rsidR="00000000" w:rsidDel="00000000" w:rsidP="00000000" w:rsidRDefault="00000000" w:rsidRPr="00000000" w14:paraId="00000246">
      <w:pPr>
        <w:ind w:left="1440" w:firstLine="0"/>
        <w:rPr>
          <w:rFonts w:ascii="Bookman Old Style" w:cs="Bookman Old Style" w:eastAsia="Bookman Old Style" w:hAnsi="Bookman Old Style"/>
          <w:sz w:val="22"/>
          <w:szCs w:val="22"/>
          <w:highlight w:val="yellow"/>
        </w:rPr>
      </w:pPr>
      <w:r w:rsidDel="00000000" w:rsidR="00000000" w:rsidRPr="00000000">
        <w:rPr>
          <w:rtl w:val="0"/>
        </w:rPr>
      </w:r>
    </w:p>
    <w:p w:rsidR="00000000" w:rsidDel="00000000" w:rsidP="00000000" w:rsidRDefault="00000000" w:rsidRPr="00000000" w14:paraId="00000247">
      <w:pPr>
        <w:ind w:left="1440" w:firstLine="0"/>
        <w:rPr>
          <w:rFonts w:ascii="Bookman Old Style" w:cs="Bookman Old Style" w:eastAsia="Bookman Old Style" w:hAnsi="Bookman Old Style"/>
          <w:sz w:val="22"/>
          <w:szCs w:val="22"/>
          <w:highlight w:val="yellow"/>
        </w:rPr>
      </w:pPr>
      <w:r w:rsidDel="00000000" w:rsidR="00000000" w:rsidRPr="00000000">
        <w:rPr>
          <w:rtl w:val="0"/>
        </w:rPr>
      </w:r>
    </w:p>
    <w:p w:rsidR="00000000" w:rsidDel="00000000" w:rsidP="00000000" w:rsidRDefault="00000000" w:rsidRPr="00000000" w14:paraId="00000248">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49">
      <w:pPr>
        <w:pStyle w:val="Heading5"/>
        <w:rPr>
          <w:rFonts w:ascii="Bookman Old Style" w:cs="Bookman Old Style" w:eastAsia="Bookman Old Style" w:hAnsi="Bookman Old Style"/>
          <w:highlight w:val="yellow"/>
          <w:u w:val="none"/>
        </w:rPr>
      </w:pPr>
      <w:bookmarkStart w:colFirst="0" w:colLast="0" w:name="_u5pbu4xwwye" w:id="27"/>
      <w:bookmarkEnd w:id="27"/>
      <w:r w:rsidDel="00000000" w:rsidR="00000000" w:rsidRPr="00000000">
        <w:rPr>
          <w:rFonts w:ascii="Bookman Old Style" w:cs="Bookman Old Style" w:eastAsia="Bookman Old Style" w:hAnsi="Bookman Old Style"/>
          <w:highlight w:val="yellow"/>
          <w:u w:val="none"/>
          <w:rtl w:val="0"/>
        </w:rPr>
        <w:t xml:space="preserve">3.1.3.8 </w:t>
      </w:r>
      <w:r w:rsidDel="00000000" w:rsidR="00000000" w:rsidRPr="00000000">
        <w:rPr>
          <w:rFonts w:ascii="Bookman Old Style" w:cs="Bookman Old Style" w:eastAsia="Bookman Old Style" w:hAnsi="Bookman Old Style"/>
          <w:highlight w:val="yellow"/>
          <w:u w:val="none"/>
          <w:rtl w:val="0"/>
        </w:rPr>
        <w:t xml:space="preserve">Cek Status Pengiriman Pesanan</w:t>
      </w:r>
      <w:r w:rsidDel="00000000" w:rsidR="00000000" w:rsidRPr="00000000">
        <w:rPr>
          <w:rtl w:val="0"/>
        </w:rPr>
      </w:r>
    </w:p>
    <w:p w:rsidR="00000000" w:rsidDel="00000000" w:rsidP="00000000" w:rsidRDefault="00000000" w:rsidRPr="00000000" w14:paraId="0000024A">
      <w:pPr>
        <w:numPr>
          <w:ilvl w:val="0"/>
          <w:numId w:val="42"/>
        </w:numPr>
        <w:ind w:left="720" w:hanging="360"/>
        <w:rPr>
          <w:rFonts w:ascii="Bookman Old Style" w:cs="Bookman Old Style" w:eastAsia="Bookman Old Style" w:hAnsi="Bookman Old Style"/>
        </w:rPr>
      </w:pPr>
      <w:commentRangeStart w:id="23"/>
      <w:r w:rsidDel="00000000" w:rsidR="00000000" w:rsidRPr="00000000">
        <w:rPr>
          <w:rFonts w:ascii="Bookman Old Style" w:cs="Bookman Old Style" w:eastAsia="Bookman Old Style" w:hAnsi="Bookman Old Style"/>
          <w:rtl w:val="0"/>
        </w:rPr>
        <w:t xml:space="preserve">Bagaimana cara mengecek status pengiriman pesanan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4B">
      <w:pPr>
        <w:numPr>
          <w:ilvl w:val="0"/>
          <w:numId w:val="94"/>
        </w:numPr>
        <w:spacing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Tahapan yang dapat dilakukan untuk melacak pesanan yang sedang dikirimkan oleh 3PL dan Kurir Penyedia adalah sebagai berikut.</w:t>
      </w:r>
    </w:p>
    <w:p w:rsidR="00000000" w:rsidDel="00000000" w:rsidP="00000000" w:rsidRDefault="00000000" w:rsidRPr="00000000" w14:paraId="0000024C">
      <w:pPr>
        <w:spacing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4D">
      <w:pPr>
        <w:numPr>
          <w:ilvl w:val="0"/>
          <w:numId w:val="159"/>
        </w:numPr>
        <w:spacing w:line="276" w:lineRule="auto"/>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Buka “Daftar Pesanan”</w:t>
      </w:r>
    </w:p>
    <w:p w:rsidR="00000000" w:rsidDel="00000000" w:rsidP="00000000" w:rsidRDefault="00000000" w:rsidRPr="00000000" w14:paraId="0000024E">
      <w:pPr>
        <w:numPr>
          <w:ilvl w:val="0"/>
          <w:numId w:val="159"/>
        </w:numPr>
        <w:spacing w:line="276" w:lineRule="auto"/>
        <w:ind w:left="144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Lalu klik tombol “Lacak Pesanan”</w:t>
      </w:r>
    </w:p>
    <w:p w:rsidR="00000000" w:rsidDel="00000000" w:rsidP="00000000" w:rsidRDefault="00000000" w:rsidRPr="00000000" w14:paraId="0000024F">
      <w:pPr>
        <w:spacing w:after="120" w:before="120" w:line="276"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50">
      <w:pPr>
        <w:numPr>
          <w:ilvl w:val="0"/>
          <w:numId w:val="94"/>
        </w:numPr>
        <w:spacing w:after="120" w:before="120" w:line="276"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Tombol </w:t>
      </w:r>
      <w:r w:rsidDel="00000000" w:rsidR="00000000" w:rsidRPr="00000000">
        <w:rPr>
          <w:rFonts w:ascii="Bookman Old Style" w:cs="Bookman Old Style" w:eastAsia="Bookman Old Style" w:hAnsi="Bookman Old Style"/>
          <w:b w:val="1"/>
          <w:bCs w:val="1"/>
          <w:sz w:val="22"/>
          <w:szCs w:val="22"/>
          <w:rtl w:val="0"/>
        </w:rPr>
        <w:t xml:space="preserve">Lacak Pengiriman</w:t>
      </w:r>
      <w:r w:rsidDel="00000000" w:rsidR="00000000" w:rsidRPr="00000000">
        <w:rPr>
          <w:rFonts w:ascii="Bookman Old Style" w:cs="Bookman Old Style" w:eastAsia="Bookman Old Style" w:hAnsi="Bookman Old Style"/>
          <w:sz w:val="22"/>
          <w:szCs w:val="22"/>
          <w:rtl w:val="0"/>
        </w:rPr>
        <w:t xml:space="preserve"> baru akan muncul mulai status pesanan “Dalam Pengiriman” hingga status pesanan “Selesai”.</w:t>
      </w:r>
      <w:r w:rsidDel="00000000" w:rsidR="00000000" w:rsidRPr="00000000">
        <w:drawing>
          <wp:anchor allowOverlap="1" behindDoc="0" distB="114300" distT="114300" distL="114300" distR="114300" hidden="0" layoutInCell="1" locked="0" relativeHeight="0" simplePos="0">
            <wp:simplePos x="0" y="0"/>
            <wp:positionH relativeFrom="column">
              <wp:posOffset>910730</wp:posOffset>
            </wp:positionH>
            <wp:positionV relativeFrom="paragraph">
              <wp:posOffset>114300</wp:posOffset>
            </wp:positionV>
            <wp:extent cx="5147170" cy="2863114"/>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0"/>
                    <a:srcRect b="6597" l="14407" r="17797" t="7757"/>
                    <a:stretch>
                      <a:fillRect/>
                    </a:stretch>
                  </pic:blipFill>
                  <pic:spPr>
                    <a:xfrm>
                      <a:off x="0" y="0"/>
                      <a:ext cx="5147170" cy="2863114"/>
                    </a:xfrm>
                    <a:prstGeom prst="rect"/>
                    <a:ln/>
                  </pic:spPr>
                </pic:pic>
              </a:graphicData>
            </a:graphic>
          </wp:anchor>
        </w:drawing>
      </w:r>
    </w:p>
    <w:p w:rsidR="00000000" w:rsidDel="00000000" w:rsidP="00000000" w:rsidRDefault="00000000" w:rsidRPr="00000000" w14:paraId="00000251">
      <w:pPr>
        <w:ind w:left="1440" w:firstLine="0"/>
        <w:rPr>
          <w:rFonts w:ascii="Bookman Old Style" w:cs="Bookman Old Style" w:eastAsia="Bookman Old Style" w:hAnsi="Bookman Old Style"/>
          <w:sz w:val="22"/>
          <w:szCs w:val="22"/>
          <w:highlight w:val="yellow"/>
        </w:rPr>
      </w:pPr>
      <w:r w:rsidDel="00000000" w:rsidR="00000000" w:rsidRPr="00000000">
        <w:rPr>
          <w:rtl w:val="0"/>
        </w:rPr>
      </w:r>
    </w:p>
    <w:p w:rsidR="00000000" w:rsidDel="00000000" w:rsidP="00000000" w:rsidRDefault="00000000" w:rsidRPr="00000000" w14:paraId="00000252">
      <w:pPr>
        <w:ind w:left="144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53">
      <w:pPr>
        <w:numPr>
          <w:ilvl w:val="0"/>
          <w:numId w:val="42"/>
        </w:numPr>
        <w:ind w:left="720" w:hanging="360"/>
        <w:rPr>
          <w:rFonts w:ascii="Bookman Old Style" w:cs="Bookman Old Style" w:eastAsia="Bookman Old Style" w:hAnsi="Bookman Old Style"/>
        </w:rPr>
      </w:pPr>
      <w:commentRangeStart w:id="24"/>
      <w:r w:rsidDel="00000000" w:rsidR="00000000" w:rsidRPr="00000000">
        <w:rPr>
          <w:rFonts w:ascii="Bookman Old Style" w:cs="Bookman Old Style" w:eastAsia="Bookman Old Style" w:hAnsi="Bookman Old Style"/>
          <w:rtl w:val="0"/>
        </w:rPr>
        <w:t xml:space="preserve">Tidak dapat mengecek status pengiriman pesanan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54">
      <w:pPr>
        <w:numPr>
          <w:ilvl w:val="0"/>
          <w:numId w:val="102"/>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PPK tidak dapat mengecek status pengiriman pesanan, silahkan melakukan “refresh” </w:t>
      </w:r>
      <w:r w:rsidDel="00000000" w:rsidR="00000000" w:rsidRPr="00000000">
        <w:rPr>
          <w:rFonts w:ascii="Bookman Old Style" w:cs="Bookman Old Style" w:eastAsia="Bookman Old Style" w:hAnsi="Bookman Old Style"/>
          <w:i w:val="1"/>
          <w:iCs w:val="1"/>
          <w:sz w:val="22"/>
          <w:szCs w:val="22"/>
          <w:rtl w:val="0"/>
        </w:rPr>
        <w:t xml:space="preserve">browser</w:t>
      </w:r>
      <w:r w:rsidDel="00000000" w:rsidR="00000000" w:rsidRPr="00000000">
        <w:rPr>
          <w:rFonts w:ascii="Bookman Old Style" w:cs="Bookman Old Style" w:eastAsia="Bookman Old Style" w:hAnsi="Bookman Old Style"/>
          <w:sz w:val="22"/>
          <w:szCs w:val="22"/>
          <w:rtl w:val="0"/>
        </w:rPr>
        <w:t xml:space="preserve">. Berikut langkah yang dapat dilakukan: </w:t>
      </w:r>
    </w:p>
    <w:p w:rsidR="00000000" w:rsidDel="00000000" w:rsidP="00000000" w:rsidRDefault="00000000" w:rsidRPr="00000000" w14:paraId="00000255">
      <w:pPr>
        <w:numPr>
          <w:ilvl w:val="0"/>
          <w:numId w:val="1"/>
        </w:numPr>
        <w:ind w:left="216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Cek koneksi internet</w:t>
      </w:r>
    </w:p>
    <w:p w:rsidR="00000000" w:rsidDel="00000000" w:rsidP="00000000" w:rsidRDefault="00000000" w:rsidRPr="00000000" w14:paraId="00000256">
      <w:pPr>
        <w:numPr>
          <w:ilvl w:val="0"/>
          <w:numId w:val="1"/>
        </w:numPr>
        <w:ind w:left="216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Clear cache browser</w:t>
      </w:r>
    </w:p>
    <w:p w:rsidR="00000000" w:rsidDel="00000000" w:rsidP="00000000" w:rsidRDefault="00000000" w:rsidRPr="00000000" w14:paraId="00000257">
      <w:pPr>
        <w:numPr>
          <w:ilvl w:val="0"/>
          <w:numId w:val="1"/>
        </w:numPr>
        <w:ind w:left="216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Login ulang</w:t>
      </w:r>
    </w:p>
    <w:p w:rsidR="00000000" w:rsidDel="00000000" w:rsidP="00000000" w:rsidRDefault="00000000" w:rsidRPr="00000000" w14:paraId="00000258">
      <w:pPr>
        <w:numPr>
          <w:ilvl w:val="0"/>
          <w:numId w:val="102"/>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setelah melakukan refresh browser masih belum bisa</w:t>
      </w:r>
      <w:r w:rsidDel="00000000" w:rsidR="00000000" w:rsidRPr="00000000">
        <w:rPr>
          <w:rFonts w:ascii="Bookman Old Style" w:cs="Bookman Old Style" w:eastAsia="Bookman Old Style" w:hAnsi="Bookman Old Style"/>
          <w:sz w:val="22"/>
          <w:szCs w:val="22"/>
          <w:rtl w:val="0"/>
        </w:rPr>
        <w:t xml:space="preserve">, silahkan menghubungi Penyedia terkait </w:t>
      </w:r>
      <w:r w:rsidDel="00000000" w:rsidR="00000000" w:rsidRPr="00000000">
        <w:rPr>
          <w:rFonts w:ascii="Bookman Old Style" w:cs="Bookman Old Style" w:eastAsia="Bookman Old Style" w:hAnsi="Bookman Old Style"/>
          <w:i w:val="1"/>
          <w:iCs w:val="1"/>
          <w:sz w:val="22"/>
          <w:szCs w:val="22"/>
          <w:rtl w:val="0"/>
        </w:rPr>
        <w:t xml:space="preserve">update</w:t>
      </w:r>
      <w:r w:rsidDel="00000000" w:rsidR="00000000" w:rsidRPr="00000000">
        <w:rPr>
          <w:rFonts w:ascii="Bookman Old Style" w:cs="Bookman Old Style" w:eastAsia="Bookman Old Style" w:hAnsi="Bookman Old Style"/>
          <w:sz w:val="22"/>
          <w:szCs w:val="22"/>
          <w:rtl w:val="0"/>
        </w:rPr>
        <w:t xml:space="preserve"> dari pesanan yang dibeli atau silahkan menghubungi Pusat Bantuan. Jelaskan mengenai status pesanan yang dibeli dengan memberikan nomor pesanan atau nomor resi pengiriman jika ada. </w:t>
      </w:r>
    </w:p>
    <w:p w:rsidR="00000000" w:rsidDel="00000000" w:rsidP="00000000" w:rsidRDefault="00000000" w:rsidRPr="00000000" w14:paraId="00000259">
      <w:pPr>
        <w:numPr>
          <w:ilvl w:val="0"/>
          <w:numId w:val="42"/>
        </w:numPr>
        <w:ind w:left="720" w:hanging="360"/>
        <w:rPr>
          <w:rFonts w:ascii="Bookman Old Style" w:cs="Bookman Old Style" w:eastAsia="Bookman Old Style" w:hAnsi="Bookman Old Style"/>
        </w:rPr>
      </w:pPr>
      <w:commentRangeStart w:id="25"/>
      <w:commentRangeStart w:id="26"/>
      <w:r w:rsidDel="00000000" w:rsidR="00000000" w:rsidRPr="00000000">
        <w:rPr>
          <w:rFonts w:ascii="Bookman Old Style" w:cs="Bookman Old Style" w:eastAsia="Bookman Old Style" w:hAnsi="Bookman Old Style"/>
          <w:rtl w:val="0"/>
        </w:rPr>
        <w:t xml:space="preserve">Tidak ada perubahan status pengiriman pada Lacak P</w:t>
      </w:r>
      <w:commentRangeEnd w:id="25"/>
      <w:r w:rsidDel="00000000" w:rsidR="00000000" w:rsidRPr="00000000">
        <w:commentReference w:id="25"/>
      </w:r>
      <w:commentRangeEnd w:id="26"/>
      <w:r w:rsidDel="00000000" w:rsidR="00000000" w:rsidRPr="00000000">
        <w:commentReference w:id="26"/>
      </w:r>
      <w:r w:rsidDel="00000000" w:rsidR="00000000" w:rsidRPr="00000000">
        <w:rPr>
          <w:rFonts w:ascii="Bookman Old Style" w:cs="Bookman Old Style" w:eastAsia="Bookman Old Style" w:hAnsi="Bookman Old Style"/>
          <w:rtl w:val="0"/>
        </w:rPr>
        <w:t xml:space="preserve">engiriman kurir 3PL</w:t>
      </w:r>
    </w:p>
    <w:p w:rsidR="00000000" w:rsidDel="00000000" w:rsidP="00000000" w:rsidRDefault="00000000" w:rsidRPr="00000000" w14:paraId="0000025A">
      <w:pPr>
        <w:numPr>
          <w:ilvl w:val="0"/>
          <w:numId w:val="13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Pembeli tidak dapat melakukan lacak pengiriman pada kurir 3PL t, silahkan melakukan “refresh” halaman. Berikut langkah yang dapat dilakukan: </w:t>
      </w:r>
    </w:p>
    <w:p w:rsidR="00000000" w:rsidDel="00000000" w:rsidP="00000000" w:rsidRDefault="00000000" w:rsidRPr="00000000" w14:paraId="0000025B">
      <w:pPr>
        <w:numPr>
          <w:ilvl w:val="0"/>
          <w:numId w:val="1"/>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Cek koneksi internet</w:t>
      </w:r>
    </w:p>
    <w:p w:rsidR="00000000" w:rsidDel="00000000" w:rsidP="00000000" w:rsidRDefault="00000000" w:rsidRPr="00000000" w14:paraId="0000025C">
      <w:pPr>
        <w:numPr>
          <w:ilvl w:val="0"/>
          <w:numId w:val="1"/>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Clear cache browser</w:t>
      </w:r>
    </w:p>
    <w:p w:rsidR="00000000" w:rsidDel="00000000" w:rsidP="00000000" w:rsidRDefault="00000000" w:rsidRPr="00000000" w14:paraId="0000025D">
      <w:pPr>
        <w:numPr>
          <w:ilvl w:val="0"/>
          <w:numId w:val="1"/>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Login ulang</w:t>
      </w:r>
    </w:p>
    <w:p w:rsidR="00000000" w:rsidDel="00000000" w:rsidP="00000000" w:rsidRDefault="00000000" w:rsidRPr="00000000" w14:paraId="0000025E">
      <w:pPr>
        <w:numPr>
          <w:ilvl w:val="0"/>
          <w:numId w:val="13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Namun apabila masih tidak ada perubahan status pengiriman setelah melakukan </w:t>
      </w:r>
      <w:r w:rsidDel="00000000" w:rsidR="00000000" w:rsidRPr="00000000">
        <w:rPr>
          <w:rFonts w:ascii="Bookman Old Style" w:cs="Bookman Old Style" w:eastAsia="Bookman Old Style" w:hAnsi="Bookman Old Style"/>
          <w:i w:val="1"/>
          <w:iCs w:val="1"/>
          <w:sz w:val="22"/>
          <w:szCs w:val="22"/>
          <w:rtl w:val="0"/>
        </w:rPr>
        <w:t xml:space="preserve">refresh </w:t>
      </w:r>
      <w:r w:rsidDel="00000000" w:rsidR="00000000" w:rsidRPr="00000000">
        <w:rPr>
          <w:rFonts w:ascii="Bookman Old Style" w:cs="Bookman Old Style" w:eastAsia="Bookman Old Style" w:hAnsi="Bookman Old Style"/>
          <w:sz w:val="22"/>
          <w:szCs w:val="22"/>
          <w:rtl w:val="0"/>
        </w:rPr>
        <w:t xml:space="preserve">halaman, maka pembeli dapat menghubungi Pusat Bantuan aplikasi E-Katalog versi 6. </w:t>
      </w:r>
    </w:p>
    <w:p w:rsidR="00000000" w:rsidDel="00000000" w:rsidP="00000000" w:rsidRDefault="00000000" w:rsidRPr="00000000" w14:paraId="0000025F">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60">
      <w:pPr>
        <w:numPr>
          <w:ilvl w:val="0"/>
          <w:numId w:val="42"/>
        </w:numPr>
        <w:ind w:left="720" w:hanging="360"/>
        <w:rPr>
          <w:rFonts w:ascii="Bookman Old Style" w:cs="Bookman Old Style" w:eastAsia="Bookman Old Style" w:hAnsi="Bookman Old Style"/>
        </w:rPr>
      </w:pPr>
      <w:commentRangeStart w:id="27"/>
      <w:r w:rsidDel="00000000" w:rsidR="00000000" w:rsidRPr="00000000">
        <w:rPr>
          <w:rFonts w:ascii="Bookman Old Style" w:cs="Bookman Old Style" w:eastAsia="Bookman Old Style" w:hAnsi="Bookman Old Style"/>
          <w:rtl w:val="0"/>
        </w:rPr>
        <w:t xml:space="preserve">Bagaimana jika pesanan belum dikirim oleh Penyedia</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61">
      <w:pPr>
        <w:numPr>
          <w:ilvl w:val="0"/>
          <w:numId w:val="73"/>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highlight w:val="yellow"/>
          <w:rtl w:val="0"/>
        </w:rPr>
        <w:t xml:space="preserve">Pesanan yang belum dikirim menjadi tanggung jawab penuh bagi Penyedia. PPK dapat berkomunikasi secara mandiri terkait kendala yang dihadapi oleh Penyedia melalui fitur chat di Katalog Elektronik versi 6. PPK wajib mengkonfirmasi terkait kemungkinan terjadinya keterlambatan dalam pengiriman jika pesanan belum juga dikirimkan. Apabila terdapat keadaan yang menyulitkan penyedia dan pembeli memaklumi potensi terjadinya keterlambatan pengiriman pesanan, maka PPK dapat menghubungi Pusat Bantuan untuk melakukan Addendum perubahan tanggal permintaan tiba. </w:t>
      </w:r>
      <w:r w:rsidDel="00000000" w:rsidR="00000000" w:rsidRPr="00000000">
        <w:rPr>
          <w:rtl w:val="0"/>
        </w:rPr>
      </w:r>
    </w:p>
    <w:p w:rsidR="00000000" w:rsidDel="00000000" w:rsidP="00000000" w:rsidRDefault="00000000" w:rsidRPr="00000000" w14:paraId="00000262">
      <w:pPr>
        <w:numPr>
          <w:ilvl w:val="0"/>
          <w:numId w:val="4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Tidak dapat melacak Nomor Resi </w:t>
      </w:r>
      <w:commentRangeStart w:id="28"/>
      <w:commentRangeStart w:id="29"/>
      <w:commentRangeStart w:id="30"/>
      <w:r w:rsidDel="00000000" w:rsidR="00000000" w:rsidRPr="00000000">
        <w:rPr>
          <w:rFonts w:ascii="Bookman Old Style" w:cs="Bookman Old Style" w:eastAsia="Bookman Old Style" w:hAnsi="Bookman Old Style"/>
          <w:rtl w:val="0"/>
        </w:rPr>
        <w:t xml:space="preserve">Pengiriman</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63">
      <w:pPr>
        <w:numPr>
          <w:ilvl w:val="0"/>
          <w:numId w:val="5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Pembeli tidak dapat melakukan lacak pengiriman pada kurir 3PL t, silahkan melakukan “refresh” halaman. Berikut langkah yang dapat dilakukan: </w:t>
      </w:r>
    </w:p>
    <w:p w:rsidR="00000000" w:rsidDel="00000000" w:rsidP="00000000" w:rsidRDefault="00000000" w:rsidRPr="00000000" w14:paraId="00000264">
      <w:pPr>
        <w:numPr>
          <w:ilvl w:val="0"/>
          <w:numId w:val="1"/>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Cek koneksi internet</w:t>
      </w:r>
    </w:p>
    <w:p w:rsidR="00000000" w:rsidDel="00000000" w:rsidP="00000000" w:rsidRDefault="00000000" w:rsidRPr="00000000" w14:paraId="00000265">
      <w:pPr>
        <w:numPr>
          <w:ilvl w:val="0"/>
          <w:numId w:val="1"/>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Clear cache browser</w:t>
      </w:r>
    </w:p>
    <w:p w:rsidR="00000000" w:rsidDel="00000000" w:rsidP="00000000" w:rsidRDefault="00000000" w:rsidRPr="00000000" w14:paraId="00000266">
      <w:pPr>
        <w:numPr>
          <w:ilvl w:val="0"/>
          <w:numId w:val="1"/>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Login ulang</w:t>
      </w:r>
    </w:p>
    <w:p w:rsidR="00000000" w:rsidDel="00000000" w:rsidP="00000000" w:rsidRDefault="00000000" w:rsidRPr="00000000" w14:paraId="00000267">
      <w:pPr>
        <w:numPr>
          <w:ilvl w:val="0"/>
          <w:numId w:val="54"/>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Namun apabila masih tidak ada perubahan status pengiriman setelah melakukan </w:t>
      </w:r>
      <w:r w:rsidDel="00000000" w:rsidR="00000000" w:rsidRPr="00000000">
        <w:rPr>
          <w:rFonts w:ascii="Bookman Old Style" w:cs="Bookman Old Style" w:eastAsia="Bookman Old Style" w:hAnsi="Bookman Old Style"/>
          <w:i w:val="1"/>
          <w:iCs w:val="1"/>
          <w:sz w:val="22"/>
          <w:szCs w:val="22"/>
          <w:rtl w:val="0"/>
        </w:rPr>
        <w:t xml:space="preserve">refresh </w:t>
      </w:r>
      <w:r w:rsidDel="00000000" w:rsidR="00000000" w:rsidRPr="00000000">
        <w:rPr>
          <w:rFonts w:ascii="Bookman Old Style" w:cs="Bookman Old Style" w:eastAsia="Bookman Old Style" w:hAnsi="Bookman Old Style"/>
          <w:sz w:val="22"/>
          <w:szCs w:val="22"/>
          <w:rtl w:val="0"/>
        </w:rPr>
        <w:t xml:space="preserve">halaman, maka pembeli dapat menghubungi Pusat Bantuan aplikasi E-Katalog versi 6. </w:t>
      </w:r>
    </w:p>
    <w:p w:rsidR="00000000" w:rsidDel="00000000" w:rsidP="00000000" w:rsidRDefault="00000000" w:rsidRPr="00000000" w14:paraId="00000268">
      <w:pPr>
        <w:numPr>
          <w:ilvl w:val="0"/>
          <w:numId w:val="42"/>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menghubungi Penyedia</w:t>
      </w:r>
    </w:p>
    <w:p w:rsidR="00000000" w:rsidDel="00000000" w:rsidP="00000000" w:rsidRDefault="00000000" w:rsidRPr="00000000" w14:paraId="00000269">
      <w:pPr>
        <w:numPr>
          <w:ilvl w:val="0"/>
          <w:numId w:val="5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dapat menghubungi Penyedia, silahkan memilih barang yang ingin dipesan atau pesanan yang dilakukan oleh PPK. Selanjutnya, silahkan memilih opsi “Chat Penyedia” untuk memulai percakapan dengan Penyedia.</w:t>
      </w:r>
    </w:p>
    <w:p w:rsidR="00000000" w:rsidDel="00000000" w:rsidP="00000000" w:rsidRDefault="00000000" w:rsidRPr="00000000" w14:paraId="0000026A">
      <w:pPr>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6B">
      <w:pPr>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6C">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6D">
      <w:pPr>
        <w:pStyle w:val="Heading5"/>
        <w:rPr>
          <w:rFonts w:ascii="Bookman Old Style" w:cs="Bookman Old Style" w:eastAsia="Bookman Old Style" w:hAnsi="Bookman Old Style"/>
          <w:u w:val="none"/>
        </w:rPr>
      </w:pPr>
      <w:bookmarkStart w:colFirst="0" w:colLast="0" w:name="_kxgkncx9oves" w:id="28"/>
      <w:bookmarkEnd w:id="28"/>
      <w:r w:rsidDel="00000000" w:rsidR="00000000" w:rsidRPr="00000000">
        <w:rPr>
          <w:rFonts w:ascii="Bookman Old Style" w:cs="Bookman Old Style" w:eastAsia="Bookman Old Style" w:hAnsi="Bookman Old Style"/>
          <w:u w:val="none"/>
          <w:rtl w:val="0"/>
        </w:rPr>
        <w:t xml:space="preserve">3.1.3.9 Perlindungan Pesanan dan Klaim Asuransi Pengiriman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157"/>
        </w:numPr>
        <w:spacing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ada perlindungan pesanan?</w:t>
      </w:r>
    </w:p>
    <w:p w:rsidR="00000000" w:rsidDel="00000000" w:rsidP="00000000" w:rsidRDefault="00000000" w:rsidRPr="00000000" w14:paraId="00000270">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Semua pesanan yang dikirimkan oleh 3PL akan dilindungi oleh asuransi yang menyesuaikan syarat dan ketentuan yang berlaku. </w:t>
      </w:r>
    </w:p>
    <w:p w:rsidR="00000000" w:rsidDel="00000000" w:rsidP="00000000" w:rsidRDefault="00000000" w:rsidRPr="00000000" w14:paraId="00000271">
      <w:pPr>
        <w:numPr>
          <w:ilvl w:val="0"/>
          <w:numId w:val="157"/>
        </w:numPr>
        <w:spacing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bila terjadi kerusakan atau kehilangan barang di tengah proses pengiriman 3PL?</w:t>
      </w:r>
    </w:p>
    <w:p w:rsidR="00000000" w:rsidDel="00000000" w:rsidP="00000000" w:rsidRDefault="00000000" w:rsidRPr="00000000" w14:paraId="00000272">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sz w:val="22"/>
          <w:szCs w:val="22"/>
          <w:rtl w:val="0"/>
        </w:rPr>
        <w:t xml:space="preserve">3PL akan bertanggung jawab terhadap kerusakan barang yang terjadi di tengah proses pengiriman sesuai dengan nominal yang disesuaikan dengan ketentuan asuransi.</w:t>
      </w:r>
    </w:p>
    <w:p w:rsidR="00000000" w:rsidDel="00000000" w:rsidP="00000000" w:rsidRDefault="00000000" w:rsidRPr="00000000" w14:paraId="00000273">
      <w:pPr>
        <w:spacing w:line="360" w:lineRule="auto"/>
        <w:ind w:left="720" w:firstLine="0"/>
        <w:rPr>
          <w:rFonts w:ascii="Bookman Old Style" w:cs="Bookman Old Style" w:eastAsia="Bookman Old Style" w:hAnsi="Bookman Old Style"/>
          <w:color w:val="4a86e8"/>
          <w:sz w:val="22"/>
          <w:szCs w:val="22"/>
        </w:rPr>
      </w:pPr>
      <w:r w:rsidDel="00000000" w:rsidR="00000000" w:rsidRPr="00000000">
        <w:rPr>
          <w:rFonts w:ascii="Bookman Old Style" w:cs="Bookman Old Style" w:eastAsia="Bookman Old Style" w:hAnsi="Bookman Old Style"/>
          <w:sz w:val="22"/>
          <w:szCs w:val="22"/>
          <w:rtl w:val="0"/>
        </w:rPr>
        <w:t xml:space="preserve">→ Untuk mengetahui detail mengenai kompensasi kehilangan barang dan kerusakan barang, silakan ke bagian pertanyaan </w:t>
      </w:r>
      <w:r w:rsidDel="00000000" w:rsidR="00000000" w:rsidRPr="00000000">
        <w:rPr>
          <w:rFonts w:ascii="Bookman Old Style" w:cs="Bookman Old Style" w:eastAsia="Bookman Old Style" w:hAnsi="Bookman Old Style"/>
          <w:color w:val="4a86e8"/>
          <w:sz w:val="22"/>
          <w:szCs w:val="22"/>
          <w:rtl w:val="0"/>
        </w:rPr>
        <w:t xml:space="preserve">Kebijakan kompensasi kehilangan dan kerusakan. </w:t>
      </w:r>
    </w:p>
    <w:p w:rsidR="00000000" w:rsidDel="00000000" w:rsidP="00000000" w:rsidRDefault="00000000" w:rsidRPr="00000000" w14:paraId="00000274">
      <w:pPr>
        <w:numPr>
          <w:ilvl w:val="0"/>
          <w:numId w:val="157"/>
        </w:numPr>
        <w:spacing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Jenis kerugian apa saja yang dilindungi oleh asuransi pengiriman?</w:t>
      </w:r>
    </w:p>
    <w:p w:rsidR="00000000" w:rsidDel="00000000" w:rsidP="00000000" w:rsidRDefault="00000000" w:rsidRPr="00000000" w14:paraId="00000275">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Katalog Elektronik versi 6 bekerja sama dengan Shipper dalam menyediakan layanan asuransi pengiriman untuk melindungi pesanan. </w:t>
      </w:r>
    </w:p>
    <w:p w:rsidR="00000000" w:rsidDel="00000000" w:rsidP="00000000" w:rsidRDefault="00000000" w:rsidRPr="00000000" w14:paraId="00000276">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Jenis kerugian yang dilindungi oleh asuransi pengiriman adalah</w:t>
      </w:r>
    </w:p>
    <w:p w:rsidR="00000000" w:rsidDel="00000000" w:rsidP="00000000" w:rsidRDefault="00000000" w:rsidRPr="00000000" w14:paraId="00000277">
      <w:pPr>
        <w:numPr>
          <w:ilvl w:val="0"/>
          <w:numId w:val="106"/>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Barang hilang keseluruhan.</w:t>
      </w:r>
    </w:p>
    <w:p w:rsidR="00000000" w:rsidDel="00000000" w:rsidP="00000000" w:rsidRDefault="00000000" w:rsidRPr="00000000" w14:paraId="00000278">
      <w:pPr>
        <w:numPr>
          <w:ilvl w:val="0"/>
          <w:numId w:val="106"/>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Barang hilang sebagian, yaitu barang yang tidak diterima oleh pembeli dikarenakan barang hilang dalam proses pengiriman.</w:t>
      </w:r>
    </w:p>
    <w:p w:rsidR="00000000" w:rsidDel="00000000" w:rsidP="00000000" w:rsidRDefault="00000000" w:rsidRPr="00000000" w14:paraId="00000279">
      <w:pPr>
        <w:numPr>
          <w:ilvl w:val="0"/>
          <w:numId w:val="106"/>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Barang rusak, yaitu barang yang rusak secara fisik karena pengiriman, bukan rusak fungsi sistem barang.</w:t>
        <w:br w:type="textWrapping"/>
      </w:r>
    </w:p>
    <w:p w:rsidR="00000000" w:rsidDel="00000000" w:rsidP="00000000" w:rsidRDefault="00000000" w:rsidRPr="00000000" w14:paraId="0000027A">
      <w:pPr>
        <w:numPr>
          <w:ilvl w:val="0"/>
          <w:numId w:val="157"/>
        </w:numPr>
        <w:spacing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semua transaksi dilindungi asuransi pengiriman?</w:t>
      </w:r>
    </w:p>
    <w:p w:rsidR="00000000" w:rsidDel="00000000" w:rsidP="00000000" w:rsidRDefault="00000000" w:rsidRPr="00000000" w14:paraId="0000027B">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Semua transaksi di Katalog Elektronik versi 6 telah dilindungi oleh asuransi.</w:t>
        <w:br w:type="textWrapping"/>
      </w:r>
    </w:p>
    <w:p w:rsidR="00000000" w:rsidDel="00000000" w:rsidP="00000000" w:rsidRDefault="00000000" w:rsidRPr="00000000" w14:paraId="0000027C">
      <w:pPr>
        <w:numPr>
          <w:ilvl w:val="0"/>
          <w:numId w:val="157"/>
        </w:numPr>
        <w:spacing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saja syarat pengajuan klaim asuransi?</w:t>
      </w:r>
    </w:p>
    <w:p w:rsidR="00000000" w:rsidDel="00000000" w:rsidP="00000000" w:rsidRDefault="00000000" w:rsidRPr="00000000" w14:paraId="0000027D">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Syarat pengajuan klaim asuransi:</w:t>
      </w:r>
    </w:p>
    <w:p w:rsidR="00000000" w:rsidDel="00000000" w:rsidP="00000000" w:rsidRDefault="00000000" w:rsidRPr="00000000" w14:paraId="0000027E">
      <w:pPr>
        <w:numPr>
          <w:ilvl w:val="0"/>
          <w:numId w:val="119"/>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Klaim diajukan dalam batas waktu berikut:</w:t>
      </w:r>
    </w:p>
    <w:p w:rsidR="00000000" w:rsidDel="00000000" w:rsidP="00000000" w:rsidRDefault="00000000" w:rsidRPr="00000000" w14:paraId="0000027F">
      <w:pPr>
        <w:numPr>
          <w:ilvl w:val="0"/>
          <w:numId w:val="30"/>
        </w:numPr>
        <w:spacing w:line="360" w:lineRule="auto"/>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kendala barang hilang keseluruhan atau sebagian:</w:t>
        <w:br w:type="textWrapping"/>
        <w:t xml:space="preserve">Sudah terhitung </w:t>
      </w:r>
      <w:r w:rsidDel="00000000" w:rsidR="00000000" w:rsidRPr="00000000">
        <w:rPr>
          <w:rFonts w:ascii="Bookman Old Style" w:cs="Bookman Old Style" w:eastAsia="Bookman Old Style" w:hAnsi="Bookman Old Style"/>
          <w:sz w:val="22"/>
          <w:szCs w:val="22"/>
          <w:highlight w:val="yellow"/>
          <w:rtl w:val="0"/>
        </w:rPr>
        <w:t xml:space="preserve">3x24 jam</w:t>
      </w:r>
      <w:r w:rsidDel="00000000" w:rsidR="00000000" w:rsidRPr="00000000">
        <w:rPr>
          <w:rFonts w:ascii="Bookman Old Style" w:cs="Bookman Old Style" w:eastAsia="Bookman Old Style" w:hAnsi="Bookman Old Style"/>
          <w:sz w:val="22"/>
          <w:szCs w:val="22"/>
          <w:rtl w:val="0"/>
        </w:rPr>
        <w:t xml:space="preserve"> sejak maksimal estimasi tanggal pengiriman</w:t>
      </w:r>
    </w:p>
    <w:p w:rsidR="00000000" w:rsidDel="00000000" w:rsidP="00000000" w:rsidRDefault="00000000" w:rsidRPr="00000000" w14:paraId="00000280">
      <w:pPr>
        <w:numPr>
          <w:ilvl w:val="0"/>
          <w:numId w:val="30"/>
        </w:numPr>
        <w:spacing w:line="360" w:lineRule="auto"/>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kendala barang rusak:</w:t>
        <w:br w:type="textWrapping"/>
        <w:t xml:space="preserve">Maksimal </w:t>
      </w:r>
      <w:r w:rsidDel="00000000" w:rsidR="00000000" w:rsidRPr="00000000">
        <w:rPr>
          <w:rFonts w:ascii="Bookman Old Style" w:cs="Bookman Old Style" w:eastAsia="Bookman Old Style" w:hAnsi="Bookman Old Style"/>
          <w:sz w:val="22"/>
          <w:szCs w:val="22"/>
          <w:highlight w:val="yellow"/>
          <w:rtl w:val="0"/>
        </w:rPr>
        <w:t xml:space="preserve">3x24 jam</w:t>
      </w:r>
      <w:r w:rsidDel="00000000" w:rsidR="00000000" w:rsidRPr="00000000">
        <w:rPr>
          <w:rFonts w:ascii="Bookman Old Style" w:cs="Bookman Old Style" w:eastAsia="Bookman Old Style" w:hAnsi="Bookman Old Style"/>
          <w:sz w:val="22"/>
          <w:szCs w:val="22"/>
          <w:rtl w:val="0"/>
        </w:rPr>
        <w:t xml:space="preserve"> terhitung sejak barang diterima oleh pembeli</w:t>
      </w:r>
    </w:p>
    <w:p w:rsidR="00000000" w:rsidDel="00000000" w:rsidP="00000000" w:rsidRDefault="00000000" w:rsidRPr="00000000" w14:paraId="00000281">
      <w:pPr>
        <w:spacing w:line="360" w:lineRule="auto"/>
        <w:ind w:left="216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82">
      <w:pPr>
        <w:numPr>
          <w:ilvl w:val="0"/>
          <w:numId w:val="146"/>
        </w:numPr>
        <w:spacing w:line="360" w:lineRule="auto"/>
        <w:ind w:left="36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Mengisi Form Klaim Asuransi</w:t>
      </w:r>
    </w:p>
    <w:p w:rsidR="00000000" w:rsidDel="00000000" w:rsidP="00000000" w:rsidRDefault="00000000" w:rsidRPr="00000000" w14:paraId="00000283">
      <w:pPr>
        <w:numPr>
          <w:ilvl w:val="0"/>
          <w:numId w:val="146"/>
        </w:numPr>
        <w:spacing w:line="360" w:lineRule="auto"/>
        <w:ind w:left="36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Melengkapi bukti-bukti klaim asuransi, berupa:</w:t>
      </w:r>
    </w:p>
    <w:p w:rsidR="00000000" w:rsidDel="00000000" w:rsidP="00000000" w:rsidRDefault="00000000" w:rsidRPr="00000000" w14:paraId="00000284">
      <w:pPr>
        <w:numPr>
          <w:ilvl w:val="0"/>
          <w:numId w:val="111"/>
        </w:numPr>
        <w:spacing w:line="360" w:lineRule="auto"/>
        <w:ind w:left="4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Video </w:t>
      </w:r>
      <w:r w:rsidDel="00000000" w:rsidR="00000000" w:rsidRPr="00000000">
        <w:rPr>
          <w:rFonts w:ascii="Bookman Old Style" w:cs="Bookman Old Style" w:eastAsia="Bookman Old Style" w:hAnsi="Bookman Old Style"/>
          <w:i w:val="1"/>
          <w:iCs w:val="1"/>
          <w:sz w:val="22"/>
          <w:szCs w:val="22"/>
          <w:rtl w:val="0"/>
        </w:rPr>
        <w:t xml:space="preserve">packing </w:t>
      </w:r>
      <w:r w:rsidDel="00000000" w:rsidR="00000000" w:rsidRPr="00000000">
        <w:rPr>
          <w:rFonts w:ascii="Bookman Old Style" w:cs="Bookman Old Style" w:eastAsia="Bookman Old Style" w:hAnsi="Bookman Old Style"/>
          <w:sz w:val="22"/>
          <w:szCs w:val="22"/>
          <w:rtl w:val="0"/>
        </w:rPr>
        <w:t xml:space="preserve">/ pembungkusan dari penyedia</w:t>
      </w:r>
    </w:p>
    <w:p w:rsidR="00000000" w:rsidDel="00000000" w:rsidP="00000000" w:rsidRDefault="00000000" w:rsidRPr="00000000" w14:paraId="00000285">
      <w:pPr>
        <w:numPr>
          <w:ilvl w:val="0"/>
          <w:numId w:val="111"/>
        </w:numPr>
        <w:spacing w:line="360" w:lineRule="auto"/>
        <w:ind w:left="4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Video </w:t>
      </w:r>
      <w:r w:rsidDel="00000000" w:rsidR="00000000" w:rsidRPr="00000000">
        <w:rPr>
          <w:rFonts w:ascii="Bookman Old Style" w:cs="Bookman Old Style" w:eastAsia="Bookman Old Style" w:hAnsi="Bookman Old Style"/>
          <w:i w:val="1"/>
          <w:iCs w:val="1"/>
          <w:sz w:val="22"/>
          <w:szCs w:val="22"/>
          <w:rtl w:val="0"/>
        </w:rPr>
        <w:t xml:space="preserve">unboxing </w:t>
      </w:r>
      <w:r w:rsidDel="00000000" w:rsidR="00000000" w:rsidRPr="00000000">
        <w:rPr>
          <w:rFonts w:ascii="Bookman Old Style" w:cs="Bookman Old Style" w:eastAsia="Bookman Old Style" w:hAnsi="Bookman Old Style"/>
          <w:sz w:val="22"/>
          <w:szCs w:val="22"/>
          <w:rtl w:val="0"/>
        </w:rPr>
        <w:t xml:space="preserve">/ membuka pesanan dari pembeli</w:t>
      </w:r>
    </w:p>
    <w:p w:rsidR="00000000" w:rsidDel="00000000" w:rsidP="00000000" w:rsidRDefault="00000000" w:rsidRPr="00000000" w14:paraId="00000286">
      <w:pPr>
        <w:numPr>
          <w:ilvl w:val="0"/>
          <w:numId w:val="111"/>
        </w:numPr>
        <w:spacing w:line="360" w:lineRule="auto"/>
        <w:ind w:left="4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Shipping label </w:t>
      </w:r>
      <w:r w:rsidDel="00000000" w:rsidR="00000000" w:rsidRPr="00000000">
        <w:rPr>
          <w:rFonts w:ascii="Bookman Old Style" w:cs="Bookman Old Style" w:eastAsia="Bookman Old Style" w:hAnsi="Bookman Old Style"/>
          <w:sz w:val="22"/>
          <w:szCs w:val="22"/>
          <w:rtl w:val="0"/>
        </w:rPr>
        <w:t xml:space="preserve">/ label pengiriman</w:t>
      </w:r>
    </w:p>
    <w:p w:rsidR="00000000" w:rsidDel="00000000" w:rsidP="00000000" w:rsidRDefault="00000000" w:rsidRPr="00000000" w14:paraId="00000287">
      <w:pPr>
        <w:numPr>
          <w:ilvl w:val="0"/>
          <w:numId w:val="111"/>
        </w:numPr>
        <w:spacing w:line="360" w:lineRule="auto"/>
        <w:ind w:left="4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Surat pesanan</w:t>
      </w:r>
    </w:p>
    <w:p w:rsidR="00000000" w:rsidDel="00000000" w:rsidP="00000000" w:rsidRDefault="00000000" w:rsidRPr="00000000" w14:paraId="00000288">
      <w:pPr>
        <w:numPr>
          <w:ilvl w:val="0"/>
          <w:numId w:val="111"/>
        </w:numPr>
        <w:spacing w:line="360" w:lineRule="auto"/>
        <w:ind w:left="4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Nomor rekening dan bank penyedia</w:t>
      </w:r>
    </w:p>
    <w:p w:rsidR="00000000" w:rsidDel="00000000" w:rsidP="00000000" w:rsidRDefault="00000000" w:rsidRPr="00000000" w14:paraId="00000289">
      <w:pPr>
        <w:spacing w:line="360"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8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434343"/>
          <w:rtl w:val="0"/>
        </w:rPr>
        <w:t xml:space="preserve">F. </w:t>
      </w:r>
      <w:r w:rsidDel="00000000" w:rsidR="00000000" w:rsidRPr="00000000">
        <w:rPr>
          <w:rFonts w:ascii="Bookman Old Style" w:cs="Bookman Old Style" w:eastAsia="Bookman Old Style" w:hAnsi="Bookman Old Style"/>
          <w:rtl w:val="0"/>
        </w:rPr>
        <w:t xml:space="preserve">Bagaimana cara mengajukan klaim asuransi?</w:t>
      </w:r>
    </w:p>
    <w:p w:rsidR="00000000" w:rsidDel="00000000" w:rsidP="00000000" w:rsidRDefault="00000000" w:rsidRPr="00000000" w14:paraId="0000028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—&gt; Berikut adalah cara untuk mengajukan klaim asuransi:</w:t>
      </w:r>
    </w:p>
    <w:p w:rsidR="00000000" w:rsidDel="00000000" w:rsidP="00000000" w:rsidRDefault="00000000" w:rsidRPr="00000000" w14:paraId="0000028C">
      <w:pPr>
        <w:numPr>
          <w:ilvl w:val="0"/>
          <w:numId w:val="32"/>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Pelapor (pembeli/penyedia) menghubungi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untuk menjelaskan kronologi masalah dan mengajukan klaim asuransi.</w:t>
      </w:r>
    </w:p>
    <w:p w:rsidR="00000000" w:rsidDel="00000000" w:rsidP="00000000" w:rsidRDefault="00000000" w:rsidRPr="00000000" w14:paraId="0000028D">
      <w:pPr>
        <w:numPr>
          <w:ilvl w:val="0"/>
          <w:numId w:val="32"/>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Agar pengajuan dapat diproses segera, sangat disarankan pelapor mempersiapkan barang bukti klaim terlebih dahulu sebelum menghubungi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Bukti klaim yang perlu disiapkan adalah:</w:t>
      </w:r>
    </w:p>
    <w:p w:rsidR="00000000" w:rsidDel="00000000" w:rsidP="00000000" w:rsidRDefault="00000000" w:rsidRPr="00000000" w14:paraId="0000028E">
      <w:pPr>
        <w:numPr>
          <w:ilvl w:val="0"/>
          <w:numId w:val="75"/>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Video </w:t>
      </w:r>
      <w:r w:rsidDel="00000000" w:rsidR="00000000" w:rsidRPr="00000000">
        <w:rPr>
          <w:rFonts w:ascii="Bookman Old Style" w:cs="Bookman Old Style" w:eastAsia="Bookman Old Style" w:hAnsi="Bookman Old Style"/>
          <w:i w:val="1"/>
          <w:iCs w:val="1"/>
          <w:sz w:val="22"/>
          <w:szCs w:val="22"/>
          <w:rtl w:val="0"/>
        </w:rPr>
        <w:t xml:space="preserve">packing </w:t>
      </w:r>
      <w:r w:rsidDel="00000000" w:rsidR="00000000" w:rsidRPr="00000000">
        <w:rPr>
          <w:rFonts w:ascii="Bookman Old Style" w:cs="Bookman Old Style" w:eastAsia="Bookman Old Style" w:hAnsi="Bookman Old Style"/>
          <w:sz w:val="22"/>
          <w:szCs w:val="22"/>
          <w:rtl w:val="0"/>
        </w:rPr>
        <w:t xml:space="preserve">/ pembungkusan dari penyedia</w:t>
      </w:r>
    </w:p>
    <w:p w:rsidR="00000000" w:rsidDel="00000000" w:rsidP="00000000" w:rsidRDefault="00000000" w:rsidRPr="00000000" w14:paraId="0000028F">
      <w:pPr>
        <w:numPr>
          <w:ilvl w:val="0"/>
          <w:numId w:val="75"/>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Video </w:t>
      </w:r>
      <w:r w:rsidDel="00000000" w:rsidR="00000000" w:rsidRPr="00000000">
        <w:rPr>
          <w:rFonts w:ascii="Bookman Old Style" w:cs="Bookman Old Style" w:eastAsia="Bookman Old Style" w:hAnsi="Bookman Old Style"/>
          <w:i w:val="1"/>
          <w:iCs w:val="1"/>
          <w:sz w:val="22"/>
          <w:szCs w:val="22"/>
          <w:rtl w:val="0"/>
        </w:rPr>
        <w:t xml:space="preserve">unboxing </w:t>
      </w:r>
      <w:r w:rsidDel="00000000" w:rsidR="00000000" w:rsidRPr="00000000">
        <w:rPr>
          <w:rFonts w:ascii="Bookman Old Style" w:cs="Bookman Old Style" w:eastAsia="Bookman Old Style" w:hAnsi="Bookman Old Style"/>
          <w:sz w:val="22"/>
          <w:szCs w:val="22"/>
          <w:rtl w:val="0"/>
        </w:rPr>
        <w:t xml:space="preserve">/ membuka pesanan dari pembeli</w:t>
      </w:r>
    </w:p>
    <w:p w:rsidR="00000000" w:rsidDel="00000000" w:rsidP="00000000" w:rsidRDefault="00000000" w:rsidRPr="00000000" w14:paraId="00000290">
      <w:pPr>
        <w:numPr>
          <w:ilvl w:val="0"/>
          <w:numId w:val="75"/>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Shipping label </w:t>
      </w:r>
      <w:r w:rsidDel="00000000" w:rsidR="00000000" w:rsidRPr="00000000">
        <w:rPr>
          <w:rFonts w:ascii="Bookman Old Style" w:cs="Bookman Old Style" w:eastAsia="Bookman Old Style" w:hAnsi="Bookman Old Style"/>
          <w:sz w:val="22"/>
          <w:szCs w:val="22"/>
          <w:rtl w:val="0"/>
        </w:rPr>
        <w:t xml:space="preserve">/ label pengiriman</w:t>
      </w:r>
    </w:p>
    <w:p w:rsidR="00000000" w:rsidDel="00000000" w:rsidP="00000000" w:rsidRDefault="00000000" w:rsidRPr="00000000" w14:paraId="00000291">
      <w:pPr>
        <w:numPr>
          <w:ilvl w:val="0"/>
          <w:numId w:val="75"/>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Surat pesanan</w:t>
      </w:r>
    </w:p>
    <w:p w:rsidR="00000000" w:rsidDel="00000000" w:rsidP="00000000" w:rsidRDefault="00000000" w:rsidRPr="00000000" w14:paraId="00000292">
      <w:pPr>
        <w:numPr>
          <w:ilvl w:val="0"/>
          <w:numId w:val="75"/>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Nomor rekening dan bank penyedia</w:t>
      </w:r>
    </w:p>
    <w:p w:rsidR="00000000" w:rsidDel="00000000" w:rsidP="00000000" w:rsidRDefault="00000000" w:rsidRPr="00000000" w14:paraId="00000293">
      <w:pPr>
        <w:numPr>
          <w:ilvl w:val="0"/>
          <w:numId w:val="32"/>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pelapor menyatakan ingin mengajukan klaim, maka agen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akan meminta Order ID pesanan yang bermasalah.</w:t>
      </w:r>
    </w:p>
    <w:p w:rsidR="00000000" w:rsidDel="00000000" w:rsidP="00000000" w:rsidRDefault="00000000" w:rsidRPr="00000000" w14:paraId="00000294">
      <w:pPr>
        <w:numPr>
          <w:ilvl w:val="0"/>
          <w:numId w:val="32"/>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Selanjutnya agen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akan menginvestigasi apakah klaim diajukan dalam batas waktu yang telah ditentukan. Batas waktu berikut pengajuan klaim adalah sebagai berikut.</w:t>
      </w:r>
    </w:p>
    <w:p w:rsidR="00000000" w:rsidDel="00000000" w:rsidP="00000000" w:rsidRDefault="00000000" w:rsidRPr="00000000" w14:paraId="00000295">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kendala barang hilang keseluruhan atau sebagian:</w:t>
        <w:br w:type="textWrapping"/>
        <w:t xml:space="preserve">Sudah terhitung 3x24 jam sejak maksimal estimasi tanggal penerimaan.</w:t>
      </w:r>
    </w:p>
    <w:p w:rsidR="00000000" w:rsidDel="00000000" w:rsidP="00000000" w:rsidRDefault="00000000" w:rsidRPr="00000000" w14:paraId="00000296">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Untuk kendala barang rusak:</w:t>
        <w:br w:type="textWrapping"/>
        <w:t xml:space="preserve">Maksimal 3x24 jam terhitung sejak barang diterima oleh pembeli.</w:t>
      </w:r>
    </w:p>
    <w:p w:rsidR="00000000" w:rsidDel="00000000" w:rsidP="00000000" w:rsidRDefault="00000000" w:rsidRPr="00000000" w14:paraId="00000297">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pengajuan klaim asuransi memenuhi syarat batas waktu, selanjutnya pelapor diminta untuk mengisi Form Klaim Asuransi dan melengkapi bukti klaim asuransi.</w:t>
      </w:r>
    </w:p>
    <w:p w:rsidR="00000000" w:rsidDel="00000000" w:rsidP="00000000" w:rsidRDefault="00000000" w:rsidRPr="00000000" w14:paraId="00000298">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pelapor melengkapi Form Klaim Asuransi dan bukti klaim asuransi, agen akan meneruskan pengajuan ke Shipper untuk proses investigasi lebih lanjut.</w:t>
      </w:r>
    </w:p>
    <w:p w:rsidR="00000000" w:rsidDel="00000000" w:rsidP="00000000" w:rsidRDefault="00000000" w:rsidRPr="00000000" w14:paraId="00000299">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Proses investigasi memerlukan waktu maksimal 7 Hari Kerja sejak semua dokumen yang diperlukan telah diberikan.</w:t>
      </w:r>
    </w:p>
    <w:p w:rsidR="00000000" w:rsidDel="00000000" w:rsidP="00000000" w:rsidRDefault="00000000" w:rsidRPr="00000000" w14:paraId="0000029A">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pengajuan klaim asuransi diterima, maka dana klaim akan dikirimkan kepada penyedia selambat-lambatnya 14 Hari Kerja.</w:t>
      </w:r>
    </w:p>
    <w:p w:rsidR="00000000" w:rsidDel="00000000" w:rsidP="00000000" w:rsidRDefault="00000000" w:rsidRPr="00000000" w14:paraId="0000029B">
      <w:pPr>
        <w:numPr>
          <w:ilvl w:val="0"/>
          <w:numId w:val="28"/>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pengajuan klaim asuransi tidak diterima, maka agen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akan menginformasikan kepada pelapor.</w:t>
        <w:br w:type="textWrapping"/>
      </w:r>
    </w:p>
    <w:p w:rsidR="00000000" w:rsidDel="00000000" w:rsidP="00000000" w:rsidRDefault="00000000" w:rsidRPr="00000000" w14:paraId="0000029C">
      <w:pPr>
        <w:spacing w:line="360" w:lineRule="auto"/>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 Apa saja yang perlu disiapkan untuk dapat mengajukan klaim asuransi?</w:t>
      </w:r>
    </w:p>
    <w:p w:rsidR="00000000" w:rsidDel="00000000" w:rsidP="00000000" w:rsidRDefault="00000000" w:rsidRPr="00000000" w14:paraId="0000029D">
      <w:pPr>
        <w:spacing w:line="360" w:lineRule="auto"/>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Untuk mengajukan klaim asuransi, pembeli/penyedia wajib:</w:t>
      </w:r>
    </w:p>
    <w:p w:rsidR="00000000" w:rsidDel="00000000" w:rsidP="00000000" w:rsidRDefault="00000000" w:rsidRPr="00000000" w14:paraId="0000029E">
      <w:pPr>
        <w:numPr>
          <w:ilvl w:val="0"/>
          <w:numId w:val="86"/>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Mengisi Form Pengajuan Klaim</w:t>
      </w:r>
    </w:p>
    <w:p w:rsidR="00000000" w:rsidDel="00000000" w:rsidP="00000000" w:rsidRDefault="00000000" w:rsidRPr="00000000" w14:paraId="0000029F">
      <w:pPr>
        <w:numPr>
          <w:ilvl w:val="0"/>
          <w:numId w:val="86"/>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Melengkapi bukti klaim berupa:</w:t>
      </w:r>
    </w:p>
    <w:p w:rsidR="00000000" w:rsidDel="00000000" w:rsidP="00000000" w:rsidRDefault="00000000" w:rsidRPr="00000000" w14:paraId="000002A0">
      <w:pPr>
        <w:numPr>
          <w:ilvl w:val="0"/>
          <w:numId w:val="132"/>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Video </w:t>
      </w:r>
      <w:r w:rsidDel="00000000" w:rsidR="00000000" w:rsidRPr="00000000">
        <w:rPr>
          <w:rFonts w:ascii="Bookman Old Style" w:cs="Bookman Old Style" w:eastAsia="Bookman Old Style" w:hAnsi="Bookman Old Style"/>
          <w:i w:val="1"/>
          <w:iCs w:val="1"/>
          <w:sz w:val="22"/>
          <w:szCs w:val="22"/>
          <w:rtl w:val="0"/>
        </w:rPr>
        <w:t xml:space="preserve">packing </w:t>
      </w:r>
      <w:r w:rsidDel="00000000" w:rsidR="00000000" w:rsidRPr="00000000">
        <w:rPr>
          <w:rFonts w:ascii="Bookman Old Style" w:cs="Bookman Old Style" w:eastAsia="Bookman Old Style" w:hAnsi="Bookman Old Style"/>
          <w:sz w:val="22"/>
          <w:szCs w:val="22"/>
          <w:rtl w:val="0"/>
        </w:rPr>
        <w:t xml:space="preserve">/ pembungkusan dari penyedia</w:t>
      </w:r>
    </w:p>
    <w:p w:rsidR="00000000" w:rsidDel="00000000" w:rsidP="00000000" w:rsidRDefault="00000000" w:rsidRPr="00000000" w14:paraId="000002A1">
      <w:pPr>
        <w:numPr>
          <w:ilvl w:val="0"/>
          <w:numId w:val="132"/>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Video </w:t>
      </w:r>
      <w:r w:rsidDel="00000000" w:rsidR="00000000" w:rsidRPr="00000000">
        <w:rPr>
          <w:rFonts w:ascii="Bookman Old Style" w:cs="Bookman Old Style" w:eastAsia="Bookman Old Style" w:hAnsi="Bookman Old Style"/>
          <w:i w:val="1"/>
          <w:iCs w:val="1"/>
          <w:sz w:val="22"/>
          <w:szCs w:val="22"/>
          <w:rtl w:val="0"/>
        </w:rPr>
        <w:t xml:space="preserve">unboxing </w:t>
      </w:r>
      <w:r w:rsidDel="00000000" w:rsidR="00000000" w:rsidRPr="00000000">
        <w:rPr>
          <w:rFonts w:ascii="Bookman Old Style" w:cs="Bookman Old Style" w:eastAsia="Bookman Old Style" w:hAnsi="Bookman Old Style"/>
          <w:sz w:val="22"/>
          <w:szCs w:val="22"/>
          <w:rtl w:val="0"/>
        </w:rPr>
        <w:t xml:space="preserve">/ membuka pesanan dari pembeli</w:t>
      </w:r>
    </w:p>
    <w:p w:rsidR="00000000" w:rsidDel="00000000" w:rsidP="00000000" w:rsidRDefault="00000000" w:rsidRPr="00000000" w14:paraId="000002A2">
      <w:pPr>
        <w:numPr>
          <w:ilvl w:val="0"/>
          <w:numId w:val="132"/>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Shipping label </w:t>
      </w:r>
      <w:r w:rsidDel="00000000" w:rsidR="00000000" w:rsidRPr="00000000">
        <w:rPr>
          <w:rFonts w:ascii="Bookman Old Style" w:cs="Bookman Old Style" w:eastAsia="Bookman Old Style" w:hAnsi="Bookman Old Style"/>
          <w:sz w:val="22"/>
          <w:szCs w:val="22"/>
          <w:rtl w:val="0"/>
        </w:rPr>
        <w:t xml:space="preserve">/ label pengiriman</w:t>
      </w:r>
    </w:p>
    <w:p w:rsidR="00000000" w:rsidDel="00000000" w:rsidP="00000000" w:rsidRDefault="00000000" w:rsidRPr="00000000" w14:paraId="000002A3">
      <w:pPr>
        <w:numPr>
          <w:ilvl w:val="0"/>
          <w:numId w:val="132"/>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Surat pesanan</w:t>
      </w:r>
    </w:p>
    <w:p w:rsidR="00000000" w:rsidDel="00000000" w:rsidP="00000000" w:rsidRDefault="00000000" w:rsidRPr="00000000" w14:paraId="000002A4">
      <w:pPr>
        <w:numPr>
          <w:ilvl w:val="0"/>
          <w:numId w:val="132"/>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Nomor rekening dan bank penyedia</w:t>
      </w:r>
    </w:p>
    <w:p w:rsidR="00000000" w:rsidDel="00000000" w:rsidP="00000000" w:rsidRDefault="00000000" w:rsidRPr="00000000" w14:paraId="000002A5">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A6">
      <w:pPr>
        <w:spacing w:line="360" w:lineRule="auto"/>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 Siapa yang akan menerima dana klaim asuransi?</w:t>
      </w:r>
    </w:p>
    <w:p w:rsidR="00000000" w:rsidDel="00000000" w:rsidP="00000000" w:rsidRDefault="00000000" w:rsidRPr="00000000" w14:paraId="000002A7">
      <w:pPr>
        <w:spacing w:line="360" w:lineRule="auto"/>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Dana klaim asuransi yang disetujui oleh 3PL akan diteruskan kepada pihak penyedia.</w:t>
        <w:br w:type="textWrapping"/>
      </w:r>
    </w:p>
    <w:p w:rsidR="00000000" w:rsidDel="00000000" w:rsidP="00000000" w:rsidRDefault="00000000" w:rsidRPr="00000000" w14:paraId="000002A8">
      <w:pPr>
        <w:spacing w:line="360" w:lineRule="auto"/>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Apakah pengajuan klaim asuransi bisa ditolak?</w:t>
      </w:r>
    </w:p>
    <w:p w:rsidR="00000000" w:rsidDel="00000000" w:rsidP="00000000" w:rsidRDefault="00000000" w:rsidRPr="00000000" w14:paraId="000002A9">
      <w:pPr>
        <w:spacing w:line="360" w:lineRule="auto"/>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Pengajuan klaim asuransi akan diteruskan ke mitra 3PL untuk diinvestigasi. Diterima atau ditolaknya klaim mengikuti hasil investigasi yang dilakukan 3PL.</w:t>
      </w:r>
    </w:p>
    <w:p w:rsidR="00000000" w:rsidDel="00000000" w:rsidP="00000000" w:rsidRDefault="00000000" w:rsidRPr="00000000" w14:paraId="000002AA">
      <w:pPr>
        <w:spacing w:line="360" w:lineRule="auto"/>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Pengajuan klaim tidak berlaku dan akan ditolak apabila:</w:t>
      </w:r>
    </w:p>
    <w:p w:rsidR="00000000" w:rsidDel="00000000" w:rsidP="00000000" w:rsidRDefault="00000000" w:rsidRPr="00000000" w14:paraId="000002AB">
      <w:pPr>
        <w:numPr>
          <w:ilvl w:val="0"/>
          <w:numId w:val="127"/>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Barang yang dikirim termasuk ke dalam list barang yang dilarang untuk dikirim (</w:t>
      </w:r>
      <w:r w:rsidDel="00000000" w:rsidR="00000000" w:rsidRPr="00000000">
        <w:rPr>
          <w:rFonts w:ascii="Bookman Old Style" w:cs="Bookman Old Style" w:eastAsia="Bookman Old Style" w:hAnsi="Bookman Old Style"/>
          <w:i w:val="1"/>
          <w:iCs w:val="1"/>
          <w:sz w:val="22"/>
          <w:szCs w:val="22"/>
          <w:rtl w:val="0"/>
        </w:rPr>
        <w:t xml:space="preserve">dangerous goods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2AC">
      <w:pPr>
        <w:numPr>
          <w:ilvl w:val="0"/>
          <w:numId w:val="127"/>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Paket yang dikirim tidak dibungkus secara baik dan benar sesuai dengan standar pembungkusan.</w:t>
      </w:r>
    </w:p>
    <w:p w:rsidR="00000000" w:rsidDel="00000000" w:rsidP="00000000" w:rsidRDefault="00000000" w:rsidRPr="00000000" w14:paraId="000002AD">
      <w:pPr>
        <w:spacing w:line="360" w:lineRule="auto"/>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 </w:t>
      </w:r>
      <w:r w:rsidDel="00000000" w:rsidR="00000000" w:rsidRPr="00000000">
        <w:rPr>
          <w:rFonts w:ascii="Bookman Old Style" w:cs="Bookman Old Style" w:eastAsia="Bookman Old Style" w:hAnsi="Bookman Old Style"/>
          <w:rtl w:val="0"/>
        </w:rPr>
        <w:t xml:space="preserve">Berapa kompensasi yang diberikan jika terjadi kehilangan atau kerusakan barang?</w:t>
      </w:r>
    </w:p>
    <w:p w:rsidR="00000000" w:rsidDel="00000000" w:rsidP="00000000" w:rsidRDefault="00000000" w:rsidRPr="00000000" w14:paraId="000002AE">
      <w:pPr>
        <w:spacing w:line="360" w:lineRule="auto"/>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Kerusakan atau kehilangan barang akan diganti seharga nilai barang yang tertera saat membuat order. Berikut daftar lengkap ketentuan dan besar kompensasi dari tiap 3PL</w:t>
      </w:r>
    </w:p>
    <w:p w:rsidR="00000000" w:rsidDel="00000000" w:rsidP="00000000" w:rsidRDefault="00000000" w:rsidRPr="00000000" w14:paraId="000002AF">
      <w:pPr>
        <w:spacing w:line="276" w:lineRule="auto"/>
        <w:rPr>
          <w:rFonts w:ascii="Bookman Old Style" w:cs="Bookman Old Style" w:eastAsia="Bookman Old Style" w:hAnsi="Bookman Old Style"/>
          <w:sz w:val="22"/>
          <w:szCs w:val="22"/>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680"/>
        <w:gridCol w:w="1980"/>
        <w:gridCol w:w="4500"/>
        <w:tblGridChange w:id="0">
          <w:tblGrid>
            <w:gridCol w:w="1215"/>
            <w:gridCol w:w="1680"/>
            <w:gridCol w:w="198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left"/>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3PL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left"/>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left"/>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Biaya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left"/>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Kompensasi (dengan asuransi)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Maksimal Rp 2.000.000.000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Maksimal Rp 20.000.000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SiCepat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Maksimal Rp 100.000.000</w:t>
            </w:r>
          </w:p>
        </w:tc>
      </w:tr>
    </w:tbl>
    <w:p w:rsidR="00000000" w:rsidDel="00000000" w:rsidP="00000000" w:rsidRDefault="00000000" w:rsidRPr="00000000" w14:paraId="000002C0">
      <w:pPr>
        <w:spacing w:line="360" w:lineRule="auto"/>
        <w:ind w:left="0" w:firstLine="0"/>
        <w:rPr/>
      </w:pPr>
      <w:r w:rsidDel="00000000" w:rsidR="00000000" w:rsidRPr="00000000">
        <w:rPr>
          <w:rFonts w:ascii="Bookman Old Style" w:cs="Bookman Old Style" w:eastAsia="Bookman Old Style" w:hAnsi="Bookman Old Style"/>
          <w:color w:val="4a86e8"/>
          <w:sz w:val="22"/>
          <w:szCs w:val="22"/>
          <w:highlight w:val="yellow"/>
          <w:rtl w:val="0"/>
        </w:rPr>
        <w:br w:type="textWrapping"/>
      </w:r>
      <w:r w:rsidDel="00000000" w:rsidR="00000000" w:rsidRPr="00000000">
        <w:rPr>
          <w:rFonts w:ascii="Bookman Old Style" w:cs="Bookman Old Style" w:eastAsia="Bookman Old Style" w:hAnsi="Bookman Old Style"/>
          <w:color w:val="4a86e8"/>
          <w:sz w:val="22"/>
          <w:szCs w:val="22"/>
          <w:rtl w:val="0"/>
        </w:rPr>
        <w:br w:type="textWrapping"/>
      </w:r>
      <w:r w:rsidDel="00000000" w:rsidR="00000000" w:rsidRPr="00000000">
        <w:rPr>
          <w:rtl w:val="0"/>
        </w:rPr>
      </w:r>
    </w:p>
    <w:p w:rsidR="00000000" w:rsidDel="00000000" w:rsidP="00000000" w:rsidRDefault="00000000" w:rsidRPr="00000000" w14:paraId="000002C1">
      <w:pPr>
        <w:pStyle w:val="Heading5"/>
        <w:rPr>
          <w:rFonts w:ascii="Bookman Old Style" w:cs="Bookman Old Style" w:eastAsia="Bookman Old Style" w:hAnsi="Bookman Old Style"/>
          <w:u w:val="none"/>
        </w:rPr>
      </w:pPr>
      <w:bookmarkStart w:colFirst="0" w:colLast="0" w:name="_s0j7m5mvxl6v" w:id="29"/>
      <w:bookmarkEnd w:id="29"/>
      <w:r w:rsidDel="00000000" w:rsidR="00000000" w:rsidRPr="00000000">
        <w:rPr>
          <w:rFonts w:ascii="Bookman Old Style" w:cs="Bookman Old Style" w:eastAsia="Bookman Old Style" w:hAnsi="Bookman Old Style"/>
          <w:u w:val="none"/>
          <w:rtl w:val="0"/>
        </w:rPr>
        <w:t xml:space="preserve">3.1.3.10 </w:t>
      </w:r>
      <w:r w:rsidDel="00000000" w:rsidR="00000000" w:rsidRPr="00000000">
        <w:rPr>
          <w:rFonts w:ascii="Bookman Old Style" w:cs="Bookman Old Style" w:eastAsia="Bookman Old Style" w:hAnsi="Bookman Old Style"/>
          <w:u w:val="none"/>
          <w:rtl w:val="0"/>
        </w:rPr>
        <w:t xml:space="preserve">Pesanan belum diproses/Batal</w:t>
      </w:r>
      <w:r w:rsidDel="00000000" w:rsidR="00000000" w:rsidRPr="00000000">
        <w:rPr>
          <w:rtl w:val="0"/>
        </w:rPr>
      </w:r>
    </w:p>
    <w:p w:rsidR="00000000" w:rsidDel="00000000" w:rsidP="00000000" w:rsidRDefault="00000000" w:rsidRPr="00000000" w14:paraId="000002C2">
      <w:pPr>
        <w:numPr>
          <w:ilvl w:val="0"/>
          <w:numId w:val="11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Kenapa pesanan dibatalkan?</w:t>
      </w:r>
    </w:p>
    <w:p w:rsidR="00000000" w:rsidDel="00000000" w:rsidP="00000000" w:rsidRDefault="00000000" w:rsidRPr="00000000" w14:paraId="000002C3">
      <w:pPr>
        <w:numPr>
          <w:ilvl w:val="0"/>
          <w:numId w:val="140"/>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Berikut beberapa kemungkinan alasan pesanan dibatalkan, yaitu :</w:t>
      </w:r>
    </w:p>
    <w:p w:rsidR="00000000" w:rsidDel="00000000" w:rsidP="00000000" w:rsidRDefault="00000000" w:rsidRPr="00000000" w14:paraId="000002C4">
      <w:pPr>
        <w:numPr>
          <w:ilvl w:val="0"/>
          <w:numId w:val="141"/>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Pesanan tidak sesuai dengan ketentuan yang diinginkan PPK</w:t>
      </w:r>
    </w:p>
    <w:p w:rsidR="00000000" w:rsidDel="00000000" w:rsidP="00000000" w:rsidRDefault="00000000" w:rsidRPr="00000000" w14:paraId="000002C5">
      <w:pPr>
        <w:numPr>
          <w:ilvl w:val="0"/>
          <w:numId w:val="141"/>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PPK tidak merespon pesanan yang diajukan oleh PP dalam batas waktu</w:t>
      </w:r>
    </w:p>
    <w:p w:rsidR="00000000" w:rsidDel="00000000" w:rsidP="00000000" w:rsidRDefault="00000000" w:rsidRPr="00000000" w14:paraId="000002C6">
      <w:pPr>
        <w:numPr>
          <w:ilvl w:val="0"/>
          <w:numId w:val="141"/>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Penyedia tidak merespon pesanan dari PPK.</w:t>
      </w:r>
    </w:p>
    <w:p w:rsidR="00000000" w:rsidDel="00000000" w:rsidP="00000000" w:rsidRDefault="00000000" w:rsidRPr="00000000" w14:paraId="000002C7">
      <w:pPr>
        <w:numPr>
          <w:ilvl w:val="0"/>
          <w:numId w:val="141"/>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Penyedia memberikan penolakan terhadap pesanan yang diajukan.</w:t>
      </w:r>
    </w:p>
    <w:p w:rsidR="00000000" w:rsidDel="00000000" w:rsidP="00000000" w:rsidRDefault="00000000" w:rsidRPr="00000000" w14:paraId="000002C8">
      <w:pPr>
        <w:numPr>
          <w:ilvl w:val="0"/>
          <w:numId w:val="141"/>
        </w:numPr>
        <w:ind w:left="180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Penyedia tidak sanggup memenuhi kebutuhan pesanan yang diajukan</w:t>
      </w:r>
    </w:p>
    <w:p w:rsidR="00000000" w:rsidDel="00000000" w:rsidP="00000000" w:rsidRDefault="00000000" w:rsidRPr="00000000" w14:paraId="000002C9">
      <w:pPr>
        <w:numPr>
          <w:ilvl w:val="0"/>
          <w:numId w:val="141"/>
        </w:numPr>
        <w:ind w:left="1800" w:hanging="360"/>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Penyedia tidak dapat memenuhi kebutuhan pesanan sesuai dengan waktu yang ditangguhkan oleh PPK</w:t>
      </w:r>
    </w:p>
    <w:p w:rsidR="00000000" w:rsidDel="00000000" w:rsidP="00000000" w:rsidRDefault="00000000" w:rsidRPr="00000000" w14:paraId="000002CA">
      <w:pPr>
        <w:numPr>
          <w:ilvl w:val="0"/>
          <w:numId w:val="11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Kenapa pesanan belum diproses oleh Penyedia</w:t>
      </w:r>
    </w:p>
    <w:p w:rsidR="00000000" w:rsidDel="00000000" w:rsidP="00000000" w:rsidRDefault="00000000" w:rsidRPr="00000000" w14:paraId="000002CB">
      <w:pPr>
        <w:numPr>
          <w:ilvl w:val="0"/>
          <w:numId w:val="39"/>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Pesanan yang belum dikirim menjadi tanggung jawab penuh bagi Penyedia. PPK dapat berkomunikasi secara mandiri terkait kendala yang dihadapi kepada Penyedia. PPK wajib mengkonfirmasi apakah memungkinkan terjadinya keterlambatan dalam pengiriman jika pesanan belum juga dikirimkan. Apabila kendala yang dihadapi masih belum dapat terselesaikan, silahkan menghubungi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terkait penyelesaian masalah yang memungkinkan untuk kedua belah pihak sesuai dengan peraturan yang berlaku. </w:t>
      </w:r>
      <w:r w:rsidDel="00000000" w:rsidR="00000000" w:rsidRPr="00000000">
        <w:rPr>
          <w:rtl w:val="0"/>
        </w:rPr>
      </w:r>
    </w:p>
    <w:p w:rsidR="00000000" w:rsidDel="00000000" w:rsidP="00000000" w:rsidRDefault="00000000" w:rsidRPr="00000000" w14:paraId="000002CC">
      <w:pPr>
        <w:numPr>
          <w:ilvl w:val="0"/>
          <w:numId w:val="11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Kenapa pesanan saya batal secara otomatis</w:t>
      </w:r>
    </w:p>
    <w:p w:rsidR="00000000" w:rsidDel="00000000" w:rsidP="00000000" w:rsidRDefault="00000000" w:rsidRPr="00000000" w14:paraId="000002CD">
      <w:pPr>
        <w:numPr>
          <w:ilvl w:val="0"/>
          <w:numId w:val="139"/>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Pesanan yang batal otomatis terbagi menjadi 2 kondisi, yaitu:</w:t>
      </w:r>
    </w:p>
    <w:p w:rsidR="00000000" w:rsidDel="00000000" w:rsidP="00000000" w:rsidRDefault="00000000" w:rsidRPr="00000000" w14:paraId="000002CE">
      <w:pPr>
        <w:numPr>
          <w:ilvl w:val="0"/>
          <w:numId w:val="152"/>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Pesanan yang diajukan PP kepada PPK akan batal otomatis jika tidak mendapatkan respon dalam 3 hari kerja. Silahkan menghubungi PPK dan melakukan pemesanan ulang produk yang ingin dibeli. Apabila belum juga mendapat respon oleh PPK, disarankan untuk mengganti PPK yang dipilih pada surat pesanan untuk mengajukan pesanan barang.</w:t>
      </w:r>
    </w:p>
    <w:p w:rsidR="00000000" w:rsidDel="00000000" w:rsidP="00000000" w:rsidRDefault="00000000" w:rsidRPr="00000000" w14:paraId="000002CF">
      <w:pPr>
        <w:numPr>
          <w:ilvl w:val="0"/>
          <w:numId w:val="152"/>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Jika Pesanan yang diajukan PPK tidak mendapatkan respon dari penyedia dalam tiga hari kerja maka pesann akan batal otomatis. Silahkan berkomunikasi terlebih dahulu dengan Penyedia terkait kesanggupan pada pesanan. Apabila tidak ada respon lebih lanjut dipersilahkan untuk melakukan pembelian ulang pesanan dengan Penyedia lainnya.</w:t>
      </w:r>
    </w:p>
    <w:p w:rsidR="00000000" w:rsidDel="00000000" w:rsidP="00000000" w:rsidRDefault="00000000" w:rsidRPr="00000000" w14:paraId="000002D0">
      <w:pPr>
        <w:numPr>
          <w:ilvl w:val="0"/>
          <w:numId w:val="11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Pesanan yang sudah diproses apakah masih bisa dibatalkan</w:t>
      </w:r>
    </w:p>
    <w:p w:rsidR="00000000" w:rsidDel="00000000" w:rsidP="00000000" w:rsidRDefault="00000000" w:rsidRPr="00000000" w14:paraId="000002D1">
      <w:pPr>
        <w:numPr>
          <w:ilvl w:val="0"/>
          <w:numId w:val="142"/>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Pesanan hanya bisa dibatalkan jika penyedia belum menandatangani surat pesanan. Jika penyedia sudah tandatangan surat pesanan namun penyedia belum melakukan request pick up maka PPK dapat mengajukan pembatalan. Pengajuan pembatalan ini memerlukan persetujuan dari penyedia. Silahkan menghubungi penydia secara mandiri untuk memudahkan proses pembatalan.</w:t>
      </w:r>
      <w:r w:rsidDel="00000000" w:rsidR="00000000" w:rsidRPr="00000000">
        <w:rPr>
          <w:rtl w:val="0"/>
        </w:rPr>
      </w:r>
    </w:p>
    <w:p w:rsidR="00000000" w:rsidDel="00000000" w:rsidP="00000000" w:rsidRDefault="00000000" w:rsidRPr="00000000" w14:paraId="000002D2">
      <w:pPr>
        <w:numPr>
          <w:ilvl w:val="0"/>
          <w:numId w:val="11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PP dapat melakukan Pembatalan Pesanan</w:t>
      </w:r>
    </w:p>
    <w:p w:rsidR="00000000" w:rsidDel="00000000" w:rsidP="00000000" w:rsidRDefault="00000000" w:rsidRPr="00000000" w14:paraId="000002D3">
      <w:pPr>
        <w:numPr>
          <w:ilvl w:val="0"/>
          <w:numId w:val="4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 dapat melakukan pembatalan secara mandiri terkait dengan pengajuan pesanan kepada PPK selama PPK belum menyetujui ataupun menolak pesanan. Apabila PP ingin melakukan pembatalan pesanan yang sudah disetujui oleh PPK, maka PP dapat berkomunikasi dengan PPK terkait pembatalan pesanan.</w:t>
      </w:r>
    </w:p>
    <w:p w:rsidR="00000000" w:rsidDel="00000000" w:rsidP="00000000" w:rsidRDefault="00000000" w:rsidRPr="00000000" w14:paraId="000002D4">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D5">
      <w:pPr>
        <w:pStyle w:val="Heading5"/>
        <w:rPr>
          <w:rFonts w:ascii="Bookman Old Style" w:cs="Bookman Old Style" w:eastAsia="Bookman Old Style" w:hAnsi="Bookman Old Style"/>
          <w:highlight w:val="yellow"/>
          <w:u w:val="none"/>
        </w:rPr>
      </w:pPr>
      <w:bookmarkStart w:colFirst="0" w:colLast="0" w:name="_feuudbk2yvkn" w:id="30"/>
      <w:bookmarkEnd w:id="30"/>
      <w:r w:rsidDel="00000000" w:rsidR="00000000" w:rsidRPr="00000000">
        <w:rPr>
          <w:rFonts w:ascii="Bookman Old Style" w:cs="Bookman Old Style" w:eastAsia="Bookman Old Style" w:hAnsi="Bookman Old Style"/>
          <w:u w:val="none"/>
          <w:rtl w:val="0"/>
        </w:rPr>
        <w:t xml:space="preserve">3.1.3.11 </w:t>
      </w:r>
      <w:r w:rsidDel="00000000" w:rsidR="00000000" w:rsidRPr="00000000">
        <w:rPr>
          <w:rFonts w:ascii="Bookman Old Style" w:cs="Bookman Old Style" w:eastAsia="Bookman Old Style" w:hAnsi="Bookman Old Style"/>
          <w:highlight w:val="yellow"/>
          <w:u w:val="none"/>
          <w:rtl w:val="0"/>
        </w:rPr>
        <w:t xml:space="preserve">Pesanan Bermasalah</w:t>
      </w:r>
      <w:r w:rsidDel="00000000" w:rsidR="00000000" w:rsidRPr="00000000">
        <w:rPr>
          <w:rtl w:val="0"/>
        </w:rPr>
      </w:r>
    </w:p>
    <w:p w:rsidR="00000000" w:rsidDel="00000000" w:rsidP="00000000" w:rsidRDefault="00000000" w:rsidRPr="00000000" w14:paraId="000002D6">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Cara membatalkan pesanan pada Katalog Elektronik versi 6</w:t>
      </w:r>
    </w:p>
    <w:p w:rsidR="00000000" w:rsidDel="00000000" w:rsidP="00000000" w:rsidRDefault="00000000" w:rsidRPr="00000000" w14:paraId="000002D7">
      <w:pPr>
        <w:numPr>
          <w:ilvl w:val="0"/>
          <w:numId w:val="63"/>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Pembatalan pesanan dapat dilakukan oleh PP dan PPK, yaitu:</w:t>
      </w:r>
    </w:p>
    <w:p w:rsidR="00000000" w:rsidDel="00000000" w:rsidP="00000000" w:rsidRDefault="00000000" w:rsidRPr="00000000" w14:paraId="000002D8">
      <w:pPr>
        <w:numPr>
          <w:ilvl w:val="0"/>
          <w:numId w:val="2"/>
        </w:numPr>
        <w:ind w:left="18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PP hanya dapat mengajukan pembatalan apabila belum disetujui PPK atau PP belum ajukan pesanan sampai PPK. Apabila pesanan sudah disetujui PPK, PP hanya dapat monitoring saja. PPK hanya dapat membatalkan pesanan apabila penyedia belum menandatangani surat pesanan. Apabila penyedia sudah menandatangani surat pesanan, PPK hanya bisa request pembatalan kepada penyedia. Penyedia dipersilahkan untuk menerima atau menolak permohonan tersebut </w:t>
      </w:r>
    </w:p>
    <w:p w:rsidR="00000000" w:rsidDel="00000000" w:rsidP="00000000" w:rsidRDefault="00000000" w:rsidRPr="00000000" w14:paraId="000002D9">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Terdapat perbedaan kuantitas dari pesanan yang dikirimkan</w:t>
      </w:r>
    </w:p>
    <w:p w:rsidR="00000000" w:rsidDel="00000000" w:rsidP="00000000" w:rsidRDefault="00000000" w:rsidRPr="00000000" w14:paraId="000002DA">
      <w:pPr>
        <w:numPr>
          <w:ilvl w:val="0"/>
          <w:numId w:val="47"/>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terjadi perbedaan kuantitas dari jumlah barang yang dipesan dan yang dikirim, silahkan hubungi resolution center untuk berdiskusi tentang ini</w:t>
      </w:r>
    </w:p>
    <w:p w:rsidR="00000000" w:rsidDel="00000000" w:rsidP="00000000" w:rsidRDefault="00000000" w:rsidRPr="00000000" w14:paraId="000002DB">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Adendum Pesanan</w:t>
      </w:r>
    </w:p>
    <w:p w:rsidR="00000000" w:rsidDel="00000000" w:rsidP="00000000" w:rsidRDefault="00000000" w:rsidRPr="00000000" w14:paraId="000002DC">
      <w:pPr>
        <w:numPr>
          <w:ilvl w:val="0"/>
          <w:numId w:val="155"/>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Proses Adendum </w:t>
      </w:r>
      <w:commentRangeStart w:id="31"/>
      <w:r w:rsidDel="00000000" w:rsidR="00000000" w:rsidRPr="00000000">
        <w:rPr>
          <w:rFonts w:ascii="Bookman Old Style" w:cs="Bookman Old Style" w:eastAsia="Bookman Old Style" w:hAnsi="Bookman Old Style"/>
          <w:sz w:val="22"/>
          <w:szCs w:val="22"/>
          <w:rtl w:val="0"/>
        </w:rPr>
        <w:t xml:space="preserve">Kontrak</w:t>
      </w:r>
      <w:commentRangeEnd w:id="31"/>
      <w:r w:rsidDel="00000000" w:rsidR="00000000" w:rsidRPr="00000000">
        <w:commentReference w:id="31"/>
      </w:r>
      <w:r w:rsidDel="00000000" w:rsidR="00000000" w:rsidRPr="00000000">
        <w:rPr>
          <w:rFonts w:ascii="Bookman Old Style" w:cs="Bookman Old Style" w:eastAsia="Bookman Old Style" w:hAnsi="Bookman Old Style"/>
          <w:sz w:val="22"/>
          <w:szCs w:val="22"/>
          <w:rtl w:val="0"/>
        </w:rPr>
        <w:t xml:space="preserve"> adalah proses untuk melakukan persetujuan perubahan kontrak. Adendum pesanan fitur yang disediakan oleh Katalog Elektronik versi 6 untuk melakukan perubahan terkait kuantitas produk, waktu pengiriman produk, serta klausa tambahan yang berlaku pada pesanan. Perubahan yang dilakukan harus sesuai dengan kondisi riil yang terjadi pada saat pesanan sampai pada tujuan. Dalam hal ini, adendum dilaksanakan guna untuk menyesuaikan pesanan dan validasi pembelian.</w:t>
      </w:r>
    </w:p>
    <w:p w:rsidR="00000000" w:rsidDel="00000000" w:rsidP="00000000" w:rsidRDefault="00000000" w:rsidRPr="00000000" w14:paraId="000002DD">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cara mengajukan Adendum Pesanan</w:t>
      </w:r>
    </w:p>
    <w:p w:rsidR="00000000" w:rsidDel="00000000" w:rsidP="00000000" w:rsidRDefault="00000000" w:rsidRPr="00000000" w14:paraId="000002DE">
      <w:pPr>
        <w:numPr>
          <w:ilvl w:val="0"/>
          <w:numId w:val="38"/>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Cara mengajukan adendum pesanan adalah sebagai berikut:</w:t>
      </w:r>
    </w:p>
    <w:p w:rsidR="00000000" w:rsidDel="00000000" w:rsidP="00000000" w:rsidRDefault="00000000" w:rsidRPr="00000000" w14:paraId="000002DF">
      <w:pPr>
        <w:numPr>
          <w:ilvl w:val="0"/>
          <w:numId w:val="36"/>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Silahkan mengakses transaksi pesanan yang dilakukan melalui notifikasi pesanan atau melihat daftar pesanan pada menu “Transaksi” yang terdapat pada Profil PPK. </w:t>
      </w:r>
    </w:p>
    <w:p w:rsidR="00000000" w:rsidDel="00000000" w:rsidP="00000000" w:rsidRDefault="00000000" w:rsidRPr="00000000" w14:paraId="000002E0">
      <w:pPr>
        <w:numPr>
          <w:ilvl w:val="0"/>
          <w:numId w:val="36"/>
        </w:numPr>
        <w:ind w:left="21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Setelah itu, silahkan memilih opsi “Lihat Detail” untuk dapat melihat surat pesanan secara menyeluruh. Apabila laman detail pesanan sudah terbuka, silahkan memilih opsi “Ajukan Adendum” untuk dapat mengajukan adendum pesanan kepada Penyedia. (untuk melihat cara pengajuan adendum secara lengkap, silahkan membuka </w:t>
      </w:r>
      <w:r w:rsidDel="00000000" w:rsidR="00000000" w:rsidRPr="00000000">
        <w:rPr>
          <w:rFonts w:ascii="Bookman Old Style" w:cs="Bookman Old Style" w:eastAsia="Bookman Old Style" w:hAnsi="Bookman Old Style"/>
          <w:i w:val="1"/>
          <w:iCs w:val="1"/>
          <w:sz w:val="22"/>
          <w:szCs w:val="22"/>
          <w:rtl w:val="0"/>
        </w:rPr>
        <w:t xml:space="preserve">user guideline</w:t>
      </w:r>
      <w:r w:rsidDel="00000000" w:rsidR="00000000" w:rsidRPr="00000000">
        <w:rPr>
          <w:rFonts w:ascii="Bookman Old Style" w:cs="Bookman Old Style" w:eastAsia="Bookman Old Style" w:hAnsi="Bookman Old Style"/>
          <w:sz w:val="22"/>
          <w:szCs w:val="22"/>
          <w:rtl w:val="0"/>
        </w:rPr>
        <w:t xml:space="preserve"> terkait pengajuan adendum)</w:t>
      </w:r>
    </w:p>
    <w:p w:rsidR="00000000" w:rsidDel="00000000" w:rsidP="00000000" w:rsidRDefault="00000000" w:rsidRPr="00000000" w14:paraId="000002E1">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saja yang dapat diubah pada saat </w:t>
      </w:r>
      <w:commentRangeStart w:id="32"/>
      <w:r w:rsidDel="00000000" w:rsidR="00000000" w:rsidRPr="00000000">
        <w:rPr>
          <w:rFonts w:ascii="Bookman Old Style" w:cs="Bookman Old Style" w:eastAsia="Bookman Old Style" w:hAnsi="Bookman Old Style"/>
          <w:rtl w:val="0"/>
        </w:rPr>
        <w:t xml:space="preserve">Adendum</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E2">
      <w:pPr>
        <w:numPr>
          <w:ilvl w:val="0"/>
          <w:numId w:val="130"/>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Komponen yang dapat diubah pada saat Adendum Pesanan adalah: Kuantitas pesanan dari pesanan yang tiba dengan pesanan yang dipesan, Waktu pengiriman pesanan, waktu penerimaan pesanan, variasi produk, biaya pengiriman produk, serta Klausa Tambahan yang ditambahkan pada saat pembuatan Surat Pesanan.</w:t>
      </w:r>
    </w:p>
    <w:p w:rsidR="00000000" w:rsidDel="00000000" w:rsidP="00000000" w:rsidRDefault="00000000" w:rsidRPr="00000000" w14:paraId="000002E3">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Barang yang tiba cacat atau tidak layak pakai</w:t>
      </w:r>
    </w:p>
    <w:p w:rsidR="00000000" w:rsidDel="00000000" w:rsidP="00000000" w:rsidRDefault="00000000" w:rsidRPr="00000000" w14:paraId="000002E4">
      <w:pPr>
        <w:numPr>
          <w:ilvl w:val="0"/>
          <w:numId w:val="79"/>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Apabila barang yang tiba cacat atau tidak layak pakai, pembeli memiliki 2 opsi:</w:t>
      </w:r>
    </w:p>
    <w:p w:rsidR="00000000" w:rsidDel="00000000" w:rsidP="00000000" w:rsidRDefault="00000000" w:rsidRPr="00000000" w14:paraId="000002E5">
      <w:pPr>
        <w:numPr>
          <w:ilvl w:val="0"/>
          <w:numId w:val="79"/>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Apabila pembeli memilih untuk menolak menerima barang yang dibeli, silakan pilih untuk mengurangi kuantitas barang yang dibeli menjadi 0</w:t>
      </w:r>
    </w:p>
    <w:p w:rsidR="00000000" w:rsidDel="00000000" w:rsidP="00000000" w:rsidRDefault="00000000" w:rsidRPr="00000000" w14:paraId="000002E6">
      <w:pPr>
        <w:numPr>
          <w:ilvl w:val="0"/>
          <w:numId w:val="79"/>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Apabila pembeli memilih untuk barang diganti dengan yang baru, silakan hubungi resolution center untuk request terkait hal ini. </w:t>
      </w:r>
    </w:p>
    <w:p w:rsidR="00000000" w:rsidDel="00000000" w:rsidP="00000000" w:rsidRDefault="00000000" w:rsidRPr="00000000" w14:paraId="000002E7">
      <w:pPr>
        <w:numPr>
          <w:ilvl w:val="0"/>
          <w:numId w:val="6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Barang yang tiba tidak sesuai dengan pesanan</w:t>
      </w:r>
    </w:p>
    <w:p w:rsidR="00000000" w:rsidDel="00000000" w:rsidP="00000000" w:rsidRDefault="00000000" w:rsidRPr="00000000" w14:paraId="000002E8">
      <w:pPr>
        <w:numPr>
          <w:ilvl w:val="0"/>
          <w:numId w:val="148"/>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Jika barang yang tiba tidak sesuai dengan barang yang dipesan, maka PPK dapat berkomunikasi dengan Penyedia terkait dengan ketidaksesuaian barang pada pesanan yang tiba. Apabila PPK tidak keberatan dengan barang yang tiba, maka silahkan melanjutkan proses Berita Acara Serah Terima (BAST) terkait pesanan yang tiba. Apabila permasalahan tersebut disebabkan oleh kelalaian Penyedia, PPK dapat melakukan retur atau pengembalian dan Penyedia wajib bertanggung jawab atas permasalahan tersebut. Dalam hal ini, Penyedia diwajibkan untuk segera mengganti barang tersebut dengan biaya tambahan yang ditanggung oleh Penyedia apabila Penyedia menyetujui terkait kesepakatan penggantian barang. Apabila kendala tersebut diluar kuasa Penyedia, maka PPK dapat berkomunikasi dengan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terkait dengan penyelesaian yang memungkinkan diterapkan kepada kedua belah pihak.</w:t>
      </w: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4"/>
        <w:rPr>
          <w:rFonts w:ascii="Bookman Old Style" w:cs="Bookman Old Style" w:eastAsia="Bookman Old Style" w:hAnsi="Bookman Old Style"/>
        </w:rPr>
      </w:pPr>
      <w:bookmarkStart w:colFirst="0" w:colLast="0" w:name="_iy3sgfkrm0jj" w:id="31"/>
      <w:bookmarkEnd w:id="31"/>
      <w:r w:rsidDel="00000000" w:rsidR="00000000" w:rsidRPr="00000000">
        <w:rPr>
          <w:rFonts w:ascii="Bookman Old Style" w:cs="Bookman Old Style" w:eastAsia="Bookman Old Style" w:hAnsi="Bookman Old Style"/>
          <w:rtl w:val="0"/>
        </w:rPr>
        <w:t xml:space="preserve">3.1.4 Pusat Bantuan - Pembeli (PPK/PP) (</w:t>
      </w:r>
      <w:r w:rsidDel="00000000" w:rsidR="00000000" w:rsidRPr="00000000">
        <w:rPr>
          <w:rFonts w:ascii="Bookman Old Style" w:cs="Bookman Old Style" w:eastAsia="Bookman Old Style" w:hAnsi="Bookman Old Style"/>
          <w:i w:val="1"/>
          <w:iCs w:val="1"/>
          <w:rtl w:val="0"/>
        </w:rPr>
        <w:t xml:space="preserve">Resolution Center - Buyer</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2EA">
      <w:pPr>
        <w:pStyle w:val="Heading5"/>
        <w:rPr>
          <w:rFonts w:ascii="Bookman Old Style" w:cs="Bookman Old Style" w:eastAsia="Bookman Old Style" w:hAnsi="Bookman Old Style"/>
          <w:u w:val="none"/>
        </w:rPr>
      </w:pPr>
      <w:bookmarkStart w:colFirst="0" w:colLast="0" w:name="_b3mcyfcgmo0e" w:id="32"/>
      <w:bookmarkEnd w:id="32"/>
      <w:r w:rsidDel="00000000" w:rsidR="00000000" w:rsidRPr="00000000">
        <w:rPr>
          <w:rFonts w:ascii="Bookman Old Style" w:cs="Bookman Old Style" w:eastAsia="Bookman Old Style" w:hAnsi="Bookman Old Style"/>
          <w:u w:val="none"/>
          <w:rtl w:val="0"/>
        </w:rPr>
        <w:t xml:space="preserve">3.1.4.1 Pusat Bantuan</w:t>
      </w:r>
    </w:p>
    <w:p w:rsidR="00000000" w:rsidDel="00000000" w:rsidP="00000000" w:rsidRDefault="00000000" w:rsidRPr="00000000" w14:paraId="000002EB">
      <w:pPr>
        <w:numPr>
          <w:ilvl w:val="0"/>
          <w:numId w:val="10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 itu </w:t>
      </w:r>
      <w:r w:rsidDel="00000000" w:rsidR="00000000" w:rsidRPr="00000000">
        <w:rPr>
          <w:rFonts w:ascii="Bookman Old Style" w:cs="Bookman Old Style" w:eastAsia="Bookman Old Style" w:hAnsi="Bookman Old Style"/>
          <w:i w:val="1"/>
          <w:iCs w:val="1"/>
          <w:rtl w:val="0"/>
        </w:rPr>
        <w:t xml:space="preserve">Resolution Center</w:t>
      </w:r>
    </w:p>
    <w:p w:rsidR="00000000" w:rsidDel="00000000" w:rsidP="00000000" w:rsidRDefault="00000000" w:rsidRPr="00000000" w14:paraId="000002EC">
      <w:pPr>
        <w:numPr>
          <w:ilvl w:val="0"/>
          <w:numId w:val="57"/>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adalah sebuah mekanisme atau platform pusat bantuan yang disediakan untuk membantu pengguna dalam menyelesaikan masalah atau konflik yang muncul saat menggunakan layanan yang ada di LKPP. </w:t>
      </w:r>
    </w:p>
    <w:p w:rsidR="00000000" w:rsidDel="00000000" w:rsidP="00000000" w:rsidRDefault="00000000" w:rsidRPr="00000000" w14:paraId="000002ED">
      <w:pPr>
        <w:numPr>
          <w:ilvl w:val="0"/>
          <w:numId w:val="57"/>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 bertujuan untuk memberikan mekanisme dan tindakan yang terstruktur dan teratur dalam menyelesaikan perselisihan atau masalah yang muncul pada pengguna, dengan harapan dapat mencapai solusi atau kesepakatan yang memuaskan semua pihak terlibat.</w:t>
      </w:r>
    </w:p>
    <w:p w:rsidR="00000000" w:rsidDel="00000000" w:rsidP="00000000" w:rsidRDefault="00000000" w:rsidRPr="00000000" w14:paraId="000002EE">
      <w:pPr>
        <w:numPr>
          <w:ilvl w:val="0"/>
          <w:numId w:val="10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Cara mengajukan komplain ke </w:t>
      </w:r>
      <w:r w:rsidDel="00000000" w:rsidR="00000000" w:rsidRPr="00000000">
        <w:rPr>
          <w:rFonts w:ascii="Bookman Old Style" w:cs="Bookman Old Style" w:eastAsia="Bookman Old Style" w:hAnsi="Bookman Old Style"/>
          <w:i w:val="1"/>
          <w:iCs w:val="1"/>
          <w:rtl w:val="0"/>
        </w:rPr>
        <w:t xml:space="preserve">Resolution Center</w:t>
      </w:r>
    </w:p>
    <w:p w:rsidR="00000000" w:rsidDel="00000000" w:rsidP="00000000" w:rsidRDefault="00000000" w:rsidRPr="00000000" w14:paraId="000002EF">
      <w:pPr>
        <w:numPr>
          <w:ilvl w:val="0"/>
          <w:numId w:val="29"/>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Saat ini kami hadir melalui channel Voice (</w:t>
      </w:r>
      <w:r w:rsidDel="00000000" w:rsidR="00000000" w:rsidRPr="00000000">
        <w:rPr>
          <w:rFonts w:ascii="Bookman Old Style" w:cs="Bookman Old Style" w:eastAsia="Bookman Old Style" w:hAnsi="Bookman Old Style"/>
          <w:i w:val="1"/>
          <w:iCs w:val="1"/>
          <w:sz w:val="22"/>
          <w:szCs w:val="22"/>
          <w:rtl w:val="0"/>
        </w:rPr>
        <w:t xml:space="preserve">Call Center </w:t>
      </w:r>
      <w:r w:rsidDel="00000000" w:rsidR="00000000" w:rsidRPr="00000000">
        <w:rPr>
          <w:rFonts w:ascii="Bookman Old Style" w:cs="Bookman Old Style" w:eastAsia="Bookman Old Style" w:hAnsi="Bookman Old Style"/>
          <w:sz w:val="22"/>
          <w:szCs w:val="22"/>
          <w:rtl w:val="0"/>
        </w:rPr>
        <w:t xml:space="preserve">144 &amp; Tatap Muka) serta </w:t>
      </w:r>
      <w:r w:rsidDel="00000000" w:rsidR="00000000" w:rsidRPr="00000000">
        <w:rPr>
          <w:rFonts w:ascii="Bookman Old Style" w:cs="Bookman Old Style" w:eastAsia="Bookman Old Style" w:hAnsi="Bookman Old Style"/>
          <w:i w:val="1"/>
          <w:iCs w:val="1"/>
          <w:sz w:val="22"/>
          <w:szCs w:val="22"/>
          <w:rtl w:val="0"/>
        </w:rPr>
        <w:t xml:space="preserve">Non-Voice</w:t>
      </w:r>
      <w:r w:rsidDel="00000000" w:rsidR="00000000" w:rsidRPr="00000000">
        <w:rPr>
          <w:rFonts w:ascii="Bookman Old Style" w:cs="Bookman Old Style" w:eastAsia="Bookman Old Style" w:hAnsi="Bookman Old Style"/>
          <w:sz w:val="22"/>
          <w:szCs w:val="22"/>
          <w:rtl w:val="0"/>
        </w:rPr>
        <w:t xml:space="preserve"> (Whatsapp &amp; Webform)</w:t>
      </w:r>
    </w:p>
    <w:p w:rsidR="00000000" w:rsidDel="00000000" w:rsidP="00000000" w:rsidRDefault="00000000" w:rsidRPr="00000000" w14:paraId="000002F0">
      <w:pPr>
        <w:numPr>
          <w:ilvl w:val="0"/>
          <w:numId w:val="10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Isu komplain saya tidak ada di FAQ, apa yang saya lakukan</w:t>
      </w:r>
    </w:p>
    <w:p w:rsidR="00000000" w:rsidDel="00000000" w:rsidP="00000000" w:rsidRDefault="00000000" w:rsidRPr="00000000" w14:paraId="000002F1">
      <w:pPr>
        <w:numPr>
          <w:ilvl w:val="0"/>
          <w:numId w:val="68"/>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Silakan hubungi kanal pelaporan yang tersedia dan sampaikan keluhan yang anda miliki kepada petugas kami.</w:t>
      </w:r>
    </w:p>
    <w:p w:rsidR="00000000" w:rsidDel="00000000" w:rsidP="00000000" w:rsidRDefault="00000000" w:rsidRPr="00000000" w14:paraId="000002F2">
      <w:pPr>
        <w:numPr>
          <w:ilvl w:val="0"/>
          <w:numId w:val="10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Apakah saya boleh mengajukan lebih dari 2 (dua) masalah</w:t>
      </w:r>
    </w:p>
    <w:p w:rsidR="00000000" w:rsidDel="00000000" w:rsidP="00000000" w:rsidRDefault="00000000" w:rsidRPr="00000000" w14:paraId="000002F3">
      <w:pPr>
        <w:numPr>
          <w:ilvl w:val="0"/>
          <w:numId w:val="138"/>
        </w:numPr>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Pengguna</w:t>
      </w:r>
      <w:r w:rsidDel="00000000" w:rsidR="00000000" w:rsidRPr="00000000">
        <w:rPr>
          <w:rFonts w:ascii="Bookman Old Style" w:cs="Bookman Old Style" w:eastAsia="Bookman Old Style" w:hAnsi="Bookman Old Style"/>
          <w:sz w:val="22"/>
          <w:szCs w:val="22"/>
          <w:rtl w:val="0"/>
        </w:rPr>
        <w:t xml:space="preserve"> dapat mengajukan komplain lebih dari 2 (dua) masalah, akan tetapi kami sarankan untuk bisa membuat 1 (satu) tiket untuk 1 (satu) permasalahan agar penyelesaiannya dapat berjalan dengan baik dan sesuai dengan peraturan yang berlaku. </w:t>
      </w:r>
    </w:p>
    <w:p w:rsidR="00000000" w:rsidDel="00000000" w:rsidP="00000000" w:rsidRDefault="00000000" w:rsidRPr="00000000" w14:paraId="000002F4">
      <w:pPr>
        <w:numPr>
          <w:ilvl w:val="0"/>
          <w:numId w:val="107"/>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mengajukan komplain beberapa masalah produk, namun mengapa pada halaman komplain </w:t>
      </w:r>
      <w:r w:rsidDel="00000000" w:rsidR="00000000" w:rsidRPr="00000000">
        <w:rPr>
          <w:rFonts w:ascii="Bookman Old Style" w:cs="Bookman Old Style" w:eastAsia="Bookman Old Style" w:hAnsi="Bookman Old Style"/>
          <w:i w:val="1"/>
          <w:iCs w:val="1"/>
          <w:rtl w:val="0"/>
        </w:rPr>
        <w:t xml:space="preserve">Resolution Center </w:t>
      </w:r>
      <w:r w:rsidDel="00000000" w:rsidR="00000000" w:rsidRPr="00000000">
        <w:rPr>
          <w:rFonts w:ascii="Bookman Old Style" w:cs="Bookman Old Style" w:eastAsia="Bookman Old Style" w:hAnsi="Bookman Old Style"/>
          <w:rtl w:val="0"/>
        </w:rPr>
        <w:t xml:space="preserve">saya hanya ada 1 (satu) masalah</w:t>
      </w:r>
    </w:p>
    <w:p w:rsidR="00000000" w:rsidDel="00000000" w:rsidP="00000000" w:rsidRDefault="00000000" w:rsidRPr="00000000" w14:paraId="000002F5">
      <w:pPr>
        <w:numPr>
          <w:ilvl w:val="0"/>
          <w:numId w:val="9"/>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Jangan khawatir, apabila sebelumnya Bapak/Ibu menanyakan terkait kendala lainnya bisa tetap kami bantu lebih lanjut. Namun perlu diketahui bahwa yang muncul pada halaman komplain </w:t>
      </w:r>
      <w:r w:rsidDel="00000000" w:rsidR="00000000" w:rsidRPr="00000000">
        <w:rPr>
          <w:rFonts w:ascii="Bookman Old Style" w:cs="Bookman Old Style" w:eastAsia="Bookman Old Style" w:hAnsi="Bookman Old Style"/>
          <w:i w:val="1"/>
          <w:iCs w:val="1"/>
          <w:sz w:val="22"/>
          <w:szCs w:val="22"/>
          <w:rtl w:val="0"/>
        </w:rPr>
        <w:t xml:space="preserve">Resolution Center</w:t>
      </w:r>
      <w:r w:rsidDel="00000000" w:rsidR="00000000" w:rsidRPr="00000000">
        <w:rPr>
          <w:rFonts w:ascii="Bookman Old Style" w:cs="Bookman Old Style" w:eastAsia="Bookman Old Style" w:hAnsi="Bookman Old Style"/>
          <w:sz w:val="22"/>
          <w:szCs w:val="22"/>
          <w:rtl w:val="0"/>
        </w:rPr>
        <w:t xml:space="preserve">adalah komplain awal yang dipilih pada saat membuka halaman pusat bantuan melalui aplikasi Whatsapp atau pun Webform</w:t>
      </w: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3"/>
        <w:spacing w:line="360" w:lineRule="auto"/>
        <w:rPr>
          <w:rFonts w:ascii="Bookman Old Style" w:cs="Bookman Old Style" w:eastAsia="Bookman Old Style" w:hAnsi="Bookman Old Style"/>
        </w:rPr>
      </w:pPr>
      <w:bookmarkStart w:colFirst="0" w:colLast="0" w:name="_xw2qas3ybb1v" w:id="33"/>
      <w:bookmarkEnd w:id="33"/>
      <w:r w:rsidDel="00000000" w:rsidR="00000000" w:rsidRPr="00000000">
        <w:rPr>
          <w:rFonts w:ascii="Bookman Old Style" w:cs="Bookman Old Style" w:eastAsia="Bookman Old Style" w:hAnsi="Bookman Old Style"/>
          <w:rtl w:val="0"/>
        </w:rPr>
        <w:t xml:space="preserve">3.2 Penyedia</w:t>
      </w:r>
    </w:p>
    <w:p w:rsidR="00000000" w:rsidDel="00000000" w:rsidP="00000000" w:rsidRDefault="00000000" w:rsidRPr="00000000" w14:paraId="000002F7">
      <w:pPr>
        <w:pStyle w:val="Heading4"/>
        <w:rPr>
          <w:rFonts w:ascii="Bookman Old Style" w:cs="Bookman Old Style" w:eastAsia="Bookman Old Style" w:hAnsi="Bookman Old Style"/>
        </w:rPr>
      </w:pPr>
      <w:bookmarkStart w:colFirst="0" w:colLast="0" w:name="_kztlxjfhjuug" w:id="34"/>
      <w:bookmarkEnd w:id="34"/>
      <w:r w:rsidDel="00000000" w:rsidR="00000000" w:rsidRPr="00000000">
        <w:rPr>
          <w:rFonts w:ascii="Bookman Old Style" w:cs="Bookman Old Style" w:eastAsia="Bookman Old Style" w:hAnsi="Bookman Old Style"/>
          <w:rtl w:val="0"/>
        </w:rPr>
        <w:t xml:space="preserve">3.2.1 Akun dan Keamanan</w:t>
      </w:r>
    </w:p>
    <w:p w:rsidR="00000000" w:rsidDel="00000000" w:rsidP="00000000" w:rsidRDefault="00000000" w:rsidRPr="00000000" w14:paraId="000002F8">
      <w:pPr>
        <w:numPr>
          <w:ilvl w:val="0"/>
          <w:numId w:val="143"/>
        </w:numPr>
        <w:ind w:left="450" w:hanging="360"/>
        <w:rPr>
          <w:rFonts w:ascii="Bookman Old Style" w:cs="Bookman Old Style" w:eastAsia="Bookman Old Style" w:hAnsi="Bookman Old Style"/>
        </w:rPr>
      </w:pPr>
      <w:commentRangeStart w:id="33"/>
      <w:r w:rsidDel="00000000" w:rsidR="00000000" w:rsidRPr="00000000">
        <w:rPr>
          <w:rFonts w:ascii="Bookman Old Style" w:cs="Bookman Old Style" w:eastAsia="Bookman Old Style" w:hAnsi="Bookman Old Style"/>
          <w:rtl w:val="0"/>
        </w:rPr>
        <w:t xml:space="preserve">Bagaimana cara pendaftaran Pelaku Usaha</w:t>
      </w:r>
      <w:ins w:author="Belathea Chastine" w:id="1" w:date="2023-07-24T08:41:32Z">
        <w:r w:rsidDel="00000000" w:rsidR="00000000" w:rsidRPr="00000000">
          <w:rPr>
            <w:rFonts w:ascii="Bookman Old Style" w:cs="Bookman Old Style" w:eastAsia="Bookman Old Style" w:hAnsi="Bookman Old Style"/>
            <w:rtl w:val="0"/>
          </w:rPr>
          <w:t xml:space="preserve">/Penyedia</w:t>
        </w:r>
      </w:ins>
      <w:r w:rsidDel="00000000" w:rsidR="00000000" w:rsidRPr="00000000">
        <w:rPr>
          <w:rFonts w:ascii="Bookman Old Style" w:cs="Bookman Old Style" w:eastAsia="Bookman Old Style" w:hAnsi="Bookman Old Style"/>
          <w:rtl w:val="0"/>
        </w:rPr>
        <w:t xml:space="preserve"> untuk mempunyai akun di SPSE/Katalog Elektronik/SIKaP?</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F9">
      <w:pPr>
        <w:numPr>
          <w:ilvl w:val="0"/>
          <w:numId w:val="101"/>
        </w:numPr>
        <w:ind w:left="90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Akun yang digunakan penyedia untuk login di SPSE/Katalog Elektronik/SIKaP adalah akun yang sama. Pastikan status akun sudah teraktivasi </w:t>
      </w:r>
      <w:r w:rsidDel="00000000" w:rsidR="00000000" w:rsidRPr="00000000">
        <w:rPr>
          <w:rFonts w:ascii="Bookman Old Style" w:cs="Bookman Old Style" w:eastAsia="Bookman Old Style" w:hAnsi="Bookman Old Style"/>
          <w:i w:val="1"/>
          <w:iCs w:val="1"/>
          <w:rtl w:val="0"/>
          <w:rPrChange w:author="Deleted user" w:id="2" w:date="2023-07-26T05:27:13Z">
            <w:rPr>
              <w:rFonts w:ascii="Bookman Old Style" w:cs="Bookman Old Style" w:eastAsia="Bookman Old Style" w:hAnsi="Bookman Old Style"/>
            </w:rPr>
          </w:rPrChange>
        </w:rPr>
        <w:t xml:space="preserve">default</w:t>
      </w:r>
      <w:r w:rsidDel="00000000" w:rsidR="00000000" w:rsidRPr="00000000">
        <w:rPr>
          <w:rFonts w:ascii="Bookman Old Style" w:cs="Bookman Old Style" w:eastAsia="Bookman Old Style" w:hAnsi="Bookman Old Style"/>
          <w:rtl w:val="0"/>
        </w:rPr>
        <w:t xml:space="preserve"> agar bisa </w:t>
      </w:r>
      <w:r w:rsidDel="00000000" w:rsidR="00000000" w:rsidRPr="00000000">
        <w:rPr>
          <w:rFonts w:ascii="Bookman Old Style" w:cs="Bookman Old Style" w:eastAsia="Bookman Old Style" w:hAnsi="Bookman Old Style"/>
          <w:i w:val="1"/>
          <w:iCs w:val="1"/>
          <w:rtl w:val="0"/>
          <w:rPrChange w:author="Deleted user" w:id="3" w:date="2023-07-26T05:27:17Z">
            <w:rPr>
              <w:rFonts w:ascii="Bookman Old Style" w:cs="Bookman Old Style" w:eastAsia="Bookman Old Style" w:hAnsi="Bookman Old Style"/>
            </w:rPr>
          </w:rPrChange>
        </w:rPr>
        <w:t xml:space="preserve">login</w:t>
      </w:r>
      <w:r w:rsidDel="00000000" w:rsidR="00000000" w:rsidRPr="00000000">
        <w:rPr>
          <w:rFonts w:ascii="Bookman Old Style" w:cs="Bookman Old Style" w:eastAsia="Bookman Old Style" w:hAnsi="Bookman Old Style"/>
          <w:rtl w:val="0"/>
        </w:rPr>
        <w:t xml:space="preserve"> pada Katalog Elektronik/SIKaP</w:t>
      </w:r>
      <w:ins w:author="Belathea Chastine" w:id="4" w:date="2023-07-24T08:38:30Z">
        <w:commentRangeStart w:id="34"/>
        <w:commentRangeStart w:id="35"/>
        <w:r w:rsidDel="00000000" w:rsidR="00000000" w:rsidRPr="00000000">
          <w:rPr>
            <w:rFonts w:ascii="Bookman Old Style" w:cs="Bookman Old Style" w:eastAsia="Bookman Old Style" w:hAnsi="Bookman Old Style"/>
            <w:rtl w:val="0"/>
          </w:rPr>
          <w:t xml:space="preserve">/Vendor Management System</w:t>
        </w:r>
      </w:ins>
      <w:del w:author="Belathea Chastine" w:id="4" w:date="2023-07-24T08:38:30Z">
        <w:commentRangeEnd w:id="34"/>
        <w:r w:rsidDel="00000000" w:rsidR="00000000" w:rsidRPr="00000000">
          <w:commentReference w:id="34"/>
        </w:r>
        <w:commentRangeEnd w:id="35"/>
        <w:r w:rsidDel="00000000" w:rsidR="00000000" w:rsidRPr="00000000">
          <w:commentReference w:id="35"/>
        </w:r>
        <w:r w:rsidDel="00000000" w:rsidR="00000000" w:rsidRPr="00000000">
          <w:rPr>
            <w:rFonts w:ascii="Bookman Old Style" w:cs="Bookman Old Style" w:eastAsia="Bookman Old Style" w:hAnsi="Bookman Old Style"/>
            <w:rtl w:val="0"/>
          </w:rPr>
          <w:delText xml:space="preserve">.</w:delText>
        </w:r>
      </w:del>
      <w:r w:rsidDel="00000000" w:rsidR="00000000" w:rsidRPr="00000000">
        <w:rPr>
          <w:rtl w:val="0"/>
        </w:rPr>
      </w:r>
    </w:p>
    <w:p w:rsidR="00000000" w:rsidDel="00000000" w:rsidP="00000000" w:rsidRDefault="00000000" w:rsidRPr="00000000" w14:paraId="000002FA">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Pelaku usaha mengakses </w:t>
      </w:r>
      <w:ins w:author="Deleted user" w:id="5" w:date="2023-07-26T05:27:21Z">
        <w:r w:rsidDel="00000000" w:rsidR="00000000" w:rsidRPr="00000000">
          <w:rPr>
            <w:rFonts w:ascii="Bookman Old Style" w:cs="Bookman Old Style" w:eastAsia="Bookman Old Style" w:hAnsi="Bookman Old Style"/>
            <w:rtl w:val="0"/>
          </w:rPr>
          <w:t xml:space="preserve">laman</w:t>
        </w:r>
      </w:ins>
      <w:del w:author="Deleted user" w:id="5" w:date="2023-07-26T05:27:21Z">
        <w:r w:rsidDel="00000000" w:rsidR="00000000" w:rsidRPr="00000000">
          <w:rPr>
            <w:rFonts w:ascii="Bookman Old Style" w:cs="Bookman Old Style" w:eastAsia="Bookman Old Style" w:hAnsi="Bookman Old Style"/>
            <w:rtl w:val="0"/>
          </w:rPr>
          <w:delText xml:space="preserve">website</w:delText>
        </w:r>
      </w:del>
      <w:r w:rsidDel="00000000" w:rsidR="00000000" w:rsidRPr="00000000">
        <w:rPr>
          <w:rFonts w:ascii="Bookman Old Style" w:cs="Bookman Old Style" w:eastAsia="Bookman Old Style" w:hAnsi="Bookman Old Style"/>
          <w:rtl w:val="0"/>
        </w:rPr>
        <w:t xml:space="preserve"> LPSE yang terdekat dengan domisili perusahaan</w:t>
      </w:r>
    </w:p>
    <w:p w:rsidR="00000000" w:rsidDel="00000000" w:rsidP="00000000" w:rsidRDefault="00000000" w:rsidRPr="00000000" w14:paraId="000002FB">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Klik pada tombol pendaftaran penyedia</w:t>
      </w:r>
    </w:p>
    <w:p w:rsidR="00000000" w:rsidDel="00000000" w:rsidP="00000000" w:rsidRDefault="00000000" w:rsidRPr="00000000" w14:paraId="000002FC">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Pelaku usaha </w:t>
      </w:r>
      <w:ins w:author="Deleted user" w:id="6" w:date="2023-07-26T05:27:29Z">
        <w:r w:rsidDel="00000000" w:rsidR="00000000" w:rsidRPr="00000000">
          <w:rPr>
            <w:rFonts w:ascii="Bookman Old Style" w:cs="Bookman Old Style" w:eastAsia="Bookman Old Style" w:hAnsi="Bookman Old Style"/>
            <w:rtl w:val="0"/>
          </w:rPr>
          <w:t xml:space="preserve">memasukkan</w:t>
        </w:r>
      </w:ins>
      <w:del w:author="Deleted user" w:id="6" w:date="2023-07-26T05:27:29Z">
        <w:r w:rsidDel="00000000" w:rsidR="00000000" w:rsidRPr="00000000">
          <w:rPr>
            <w:rFonts w:ascii="Bookman Old Style" w:cs="Bookman Old Style" w:eastAsia="Bookman Old Style" w:hAnsi="Bookman Old Style"/>
            <w:rtl w:val="0"/>
          </w:rPr>
          <w:delText xml:space="preserve">input</w:delText>
        </w:r>
      </w:del>
      <w:r w:rsidDel="00000000" w:rsidR="00000000" w:rsidRPr="00000000">
        <w:rPr>
          <w:rFonts w:ascii="Bookman Old Style" w:cs="Bookman Old Style" w:eastAsia="Bookman Old Style" w:hAnsi="Bookman Old Style"/>
          <w:rtl w:val="0"/>
        </w:rPr>
        <w:t xml:space="preserve"> email yang akan didaftarkan dan kode keamanan</w:t>
      </w:r>
    </w:p>
    <w:p w:rsidR="00000000" w:rsidDel="00000000" w:rsidP="00000000" w:rsidRDefault="00000000" w:rsidRPr="00000000" w14:paraId="000002FD">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Tunggu 3x24 jam, sampai ada email konfirmasi pendaftaran masuk ke email yang didaftarkan</w:t>
      </w:r>
    </w:p>
    <w:p w:rsidR="00000000" w:rsidDel="00000000" w:rsidP="00000000" w:rsidRDefault="00000000" w:rsidRPr="00000000" w14:paraId="000002FE">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Pelaku usaha klik link yang ada pada email dan mengisi identitas penyedia</w:t>
      </w:r>
    </w:p>
    <w:p w:rsidR="00000000" w:rsidDel="00000000" w:rsidP="00000000" w:rsidRDefault="00000000" w:rsidRPr="00000000" w14:paraId="000002FF">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Setelah mengisi identitas pada link t</w:t>
      </w:r>
      <w:ins w:author="Belathea Chastine" w:id="7" w:date="2023-07-24T08:39:22Z">
        <w:r w:rsidDel="00000000" w:rsidR="00000000" w:rsidRPr="00000000">
          <w:rPr>
            <w:rFonts w:ascii="Bookman Old Style" w:cs="Bookman Old Style" w:eastAsia="Bookman Old Style" w:hAnsi="Bookman Old Style"/>
            <w:rtl w:val="0"/>
          </w:rPr>
          <w:t xml:space="preserve">ersebut</w:t>
        </w:r>
      </w:ins>
      <w:del w:author="Belathea Chastine" w:id="7" w:date="2023-07-24T08:39:22Z">
        <w:r w:rsidDel="00000000" w:rsidR="00000000" w:rsidRPr="00000000">
          <w:rPr>
            <w:rFonts w:ascii="Bookman Old Style" w:cs="Bookman Old Style" w:eastAsia="Bookman Old Style" w:hAnsi="Bookman Old Style"/>
            <w:rtl w:val="0"/>
          </w:rPr>
          <w:delText xml:space="preserve">sb</w:delText>
        </w:r>
      </w:del>
      <w:r w:rsidDel="00000000" w:rsidR="00000000" w:rsidRPr="00000000">
        <w:rPr>
          <w:rFonts w:ascii="Bookman Old Style" w:cs="Bookman Old Style" w:eastAsia="Bookman Old Style" w:hAnsi="Bookman Old Style"/>
          <w:rtl w:val="0"/>
        </w:rPr>
        <w:t xml:space="preserve">, pelaku usaha mengisi buku/link tamu untuk penjadwalan </w:t>
      </w:r>
      <w:commentRangeStart w:id="36"/>
      <w:r w:rsidDel="00000000" w:rsidR="00000000" w:rsidRPr="00000000">
        <w:rPr>
          <w:rFonts w:ascii="Bookman Old Style" w:cs="Bookman Old Style" w:eastAsia="Bookman Old Style" w:hAnsi="Bookman Old Style"/>
          <w:rtl w:val="0"/>
        </w:rPr>
        <w:t xml:space="preserve">verifikasi daring</w:t>
      </w:r>
      <w:commentRangeEnd w:id="36"/>
      <w:r w:rsidDel="00000000" w:rsidR="00000000" w:rsidRPr="00000000">
        <w:commentReference w:id="36"/>
      </w:r>
      <w:r w:rsidDel="00000000" w:rsidR="00000000" w:rsidRPr="00000000">
        <w:rPr>
          <w:rFonts w:ascii="Bookman Old Style" w:cs="Bookman Old Style" w:eastAsia="Bookman Old Style" w:hAnsi="Bookman Old Style"/>
          <w:rtl w:val="0"/>
        </w:rPr>
        <w:t xml:space="preserve"> (pastikan kembali dengan membuka web masing-masing LPSE, bisa jadi penjadwalan verifikasi berbeda-beda)</w:t>
      </w:r>
    </w:p>
    <w:p w:rsidR="00000000" w:rsidDel="00000000" w:rsidP="00000000" w:rsidRDefault="00000000" w:rsidRPr="00000000" w14:paraId="00000300">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Setelah verifikasi daring dan akun sudah disetujui, maka dicoba untuk login di LPSE tempat mendaftar t</w:t>
      </w:r>
      <w:ins w:author="Deleted user" w:id="8" w:date="2023-07-26T05:27:48Z">
        <w:r w:rsidDel="00000000" w:rsidR="00000000" w:rsidRPr="00000000">
          <w:rPr>
            <w:rFonts w:ascii="Bookman Old Style" w:cs="Bookman Old Style" w:eastAsia="Bookman Old Style" w:hAnsi="Bookman Old Style"/>
            <w:rtl w:val="0"/>
          </w:rPr>
          <w:t xml:space="preserve">ersebut</w:t>
        </w:r>
      </w:ins>
      <w:del w:author="Deleted user" w:id="8" w:date="2023-07-26T05:27:48Z">
        <w:r w:rsidDel="00000000" w:rsidR="00000000" w:rsidRPr="00000000">
          <w:rPr>
            <w:rFonts w:ascii="Bookman Old Style" w:cs="Bookman Old Style" w:eastAsia="Bookman Old Style" w:hAnsi="Bookman Old Style"/>
            <w:rtl w:val="0"/>
          </w:rPr>
          <w:delText xml:space="preserve">sb</w:delText>
        </w:r>
      </w:del>
      <w:r w:rsidDel="00000000" w:rsidR="00000000" w:rsidRPr="00000000">
        <w:rPr>
          <w:rtl w:val="0"/>
        </w:rPr>
      </w:r>
    </w:p>
    <w:p w:rsidR="00000000" w:rsidDel="00000000" w:rsidP="00000000" w:rsidRDefault="00000000" w:rsidRPr="00000000" w14:paraId="00000301">
      <w:pPr>
        <w:numPr>
          <w:ilvl w:val="0"/>
          <w:numId w:val="46"/>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Arahkan untuk segera melakukan aktivasi agregasi untuk bisa login di seluruh LPSE nasional, Katalog Elektronik</w:t>
      </w:r>
      <w:ins w:author="Deleted user" w:id="9" w:date="2023-07-26T05:27:53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 dan SIKaP</w:t>
      </w:r>
    </w:p>
    <w:p w:rsidR="00000000" w:rsidDel="00000000" w:rsidP="00000000" w:rsidRDefault="00000000" w:rsidRPr="00000000" w14:paraId="00000302">
      <w:pPr>
        <w:ind w:left="216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03">
      <w:pPr>
        <w:numPr>
          <w:ilvl w:val="0"/>
          <w:numId w:val="143"/>
        </w:numPr>
        <w:ind w:left="720" w:hanging="360"/>
        <w:rPr>
          <w:rFonts w:ascii="Bookman Old Style" w:cs="Bookman Old Style" w:eastAsia="Bookman Old Style" w:hAnsi="Bookman Old Style"/>
        </w:rPr>
      </w:pPr>
      <w:commentRangeStart w:id="37"/>
      <w:r w:rsidDel="00000000" w:rsidR="00000000" w:rsidRPr="00000000">
        <w:rPr>
          <w:rFonts w:ascii="Bookman Old Style" w:cs="Bookman Old Style" w:eastAsia="Bookman Old Style" w:hAnsi="Bookman Old Style"/>
          <w:rtl w:val="0"/>
        </w:rPr>
        <w:t xml:space="preserve">Mengapa saya tidak dapat </w:t>
      </w:r>
      <w:r w:rsidDel="00000000" w:rsidR="00000000" w:rsidRPr="00000000">
        <w:rPr>
          <w:rFonts w:ascii="Bookman Old Style" w:cs="Bookman Old Style" w:eastAsia="Bookman Old Style" w:hAnsi="Bookman Old Style"/>
          <w:i w:val="1"/>
          <w:iCs w:val="1"/>
          <w:rtl w:val="0"/>
          <w:rPrChange w:author="Deleted user" w:id="10" w:date="2023-07-26T13:01:13Z">
            <w:rPr>
              <w:rFonts w:ascii="Bookman Old Style" w:cs="Bookman Old Style" w:eastAsia="Bookman Old Style" w:hAnsi="Bookman Old Style"/>
            </w:rPr>
          </w:rPrChange>
        </w:rPr>
        <w:t xml:space="preserve">log</w:t>
      </w:r>
      <w:ins w:author="Deleted user" w:id="11" w:date="2023-07-26T13:01:18Z">
        <w:r w:rsidDel="00000000" w:rsidR="00000000" w:rsidRPr="00000000">
          <w:rPr>
            <w:rFonts w:ascii="Bookman Old Style" w:cs="Bookman Old Style" w:eastAsia="Bookman Old Style" w:hAnsi="Bookman Old Style"/>
            <w:i w:val="1"/>
            <w:iCs w:val="1"/>
            <w:rtl w:val="0"/>
            <w:rPrChange w:author="Deleted user" w:id="10" w:date="2023-07-26T13:01:13Z">
              <w:rPr>
                <w:rFonts w:ascii="Bookman Old Style" w:cs="Bookman Old Style" w:eastAsia="Bookman Old Style" w:hAnsi="Bookman Old Style"/>
              </w:rPr>
            </w:rPrChange>
          </w:rPr>
          <w:t xml:space="preserve"> </w:t>
        </w:r>
      </w:ins>
      <w:del w:author="Deleted user" w:id="11" w:date="2023-07-26T13:01:18Z">
        <w:r w:rsidDel="00000000" w:rsidR="00000000" w:rsidRPr="00000000">
          <w:rPr>
            <w:rFonts w:ascii="Bookman Old Style" w:cs="Bookman Old Style" w:eastAsia="Bookman Old Style" w:hAnsi="Bookman Old Style"/>
            <w:i w:val="1"/>
            <w:iCs w:val="1"/>
            <w:rtl w:val="0"/>
            <w:rPrChange w:author="Deleted user" w:id="10" w:date="2023-07-26T13:01:13Z">
              <w:rPr>
                <w:rFonts w:ascii="Bookman Old Style" w:cs="Bookman Old Style" w:eastAsia="Bookman Old Style" w:hAnsi="Bookman Old Style"/>
              </w:rPr>
            </w:rPrChange>
          </w:rPr>
          <w:delText xml:space="preserve"> </w:delText>
        </w:r>
      </w:del>
      <w:r w:rsidDel="00000000" w:rsidR="00000000" w:rsidRPr="00000000">
        <w:rPr>
          <w:rFonts w:ascii="Bookman Old Style" w:cs="Bookman Old Style" w:eastAsia="Bookman Old Style" w:hAnsi="Bookman Old Style"/>
          <w:i w:val="1"/>
          <w:iCs w:val="1"/>
          <w:rtl w:val="0"/>
          <w:rPrChange w:author="Deleted user" w:id="10" w:date="2023-07-26T13:01:13Z">
            <w:rPr>
              <w:rFonts w:ascii="Bookman Old Style" w:cs="Bookman Old Style" w:eastAsia="Bookman Old Style" w:hAnsi="Bookman Old Style"/>
            </w:rPr>
          </w:rPrChange>
        </w:rPr>
        <w:t xml:space="preserve">in</w:t>
      </w:r>
      <w:r w:rsidDel="00000000" w:rsidR="00000000" w:rsidRPr="00000000">
        <w:rPr>
          <w:rFonts w:ascii="Bookman Old Style" w:cs="Bookman Old Style" w:eastAsia="Bookman Old Style" w:hAnsi="Bookman Old Style"/>
          <w:rtl w:val="0"/>
        </w:rPr>
        <w:t xml:space="preserve"> di </w:t>
      </w:r>
      <w:ins w:author="Deleted user" w:id="12" w:date="2023-07-26T05:29:42Z">
        <w:r w:rsidDel="00000000" w:rsidR="00000000" w:rsidRPr="00000000">
          <w:rPr>
            <w:rFonts w:ascii="Bookman Old Style" w:cs="Bookman Old Style" w:eastAsia="Bookman Old Style" w:hAnsi="Bookman Old Style"/>
            <w:rtl w:val="0"/>
          </w:rPr>
          <w:t xml:space="preserve">Katalog </w:t>
        </w:r>
      </w:ins>
      <w:r w:rsidDel="00000000" w:rsidR="00000000" w:rsidRPr="00000000">
        <w:rPr>
          <w:rFonts w:ascii="Bookman Old Style" w:cs="Bookman Old Style" w:eastAsia="Bookman Old Style" w:hAnsi="Bookman Old Style"/>
          <w:rtl w:val="0"/>
        </w:rPr>
        <w:t xml:space="preserve">Elektronik/SIKaP?</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04">
      <w:pPr>
        <w:numPr>
          <w:ilvl w:val="0"/>
          <w:numId w:val="55"/>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Akun yang digunakan penyedia untuk </w:t>
      </w:r>
      <w:r w:rsidDel="00000000" w:rsidR="00000000" w:rsidRPr="00000000">
        <w:rPr>
          <w:rFonts w:ascii="Bookman Old Style" w:cs="Bookman Old Style" w:eastAsia="Bookman Old Style" w:hAnsi="Bookman Old Style"/>
          <w:i w:val="1"/>
          <w:iCs w:val="1"/>
          <w:rtl w:val="0"/>
          <w:rPrChange w:author="Deleted user" w:id="13" w:date="2023-07-26T05:28:12Z">
            <w:rPr>
              <w:rFonts w:ascii="Bookman Old Style" w:cs="Bookman Old Style" w:eastAsia="Bookman Old Style" w:hAnsi="Bookman Old Style"/>
            </w:rPr>
          </w:rPrChange>
        </w:rPr>
        <w:t xml:space="preserve">log</w:t>
      </w:r>
      <w:ins w:author="Deleted user" w:id="14" w:date="2023-07-26T13:01:32Z">
        <w:r w:rsidDel="00000000" w:rsidR="00000000" w:rsidRPr="00000000">
          <w:rPr>
            <w:rFonts w:ascii="Bookman Old Style" w:cs="Bookman Old Style" w:eastAsia="Bookman Old Style" w:hAnsi="Bookman Old Style"/>
            <w:i w:val="1"/>
            <w:iCs w:val="1"/>
            <w:rtl w:val="0"/>
            <w:rPrChange w:author="Deleted user" w:id="13" w:date="2023-07-26T05:28:12Z">
              <w:rPr>
                <w:rFonts w:ascii="Bookman Old Style" w:cs="Bookman Old Style" w:eastAsia="Bookman Old Style" w:hAnsi="Bookman Old Style"/>
              </w:rPr>
            </w:rPrChange>
          </w:rPr>
          <w:t xml:space="preserve"> </w:t>
        </w:r>
      </w:ins>
      <w:r w:rsidDel="00000000" w:rsidR="00000000" w:rsidRPr="00000000">
        <w:rPr>
          <w:rFonts w:ascii="Bookman Old Style" w:cs="Bookman Old Style" w:eastAsia="Bookman Old Style" w:hAnsi="Bookman Old Style"/>
          <w:i w:val="1"/>
          <w:iCs w:val="1"/>
          <w:rtl w:val="0"/>
          <w:rPrChange w:author="Deleted user" w:id="13" w:date="2023-07-26T05:28:12Z">
            <w:rPr>
              <w:rFonts w:ascii="Bookman Old Style" w:cs="Bookman Old Style" w:eastAsia="Bookman Old Style" w:hAnsi="Bookman Old Style"/>
            </w:rPr>
          </w:rPrChange>
        </w:rPr>
        <w:t xml:space="preserve">in</w:t>
      </w:r>
      <w:r w:rsidDel="00000000" w:rsidR="00000000" w:rsidRPr="00000000">
        <w:rPr>
          <w:rFonts w:ascii="Bookman Old Style" w:cs="Bookman Old Style" w:eastAsia="Bookman Old Style" w:hAnsi="Bookman Old Style"/>
          <w:rtl w:val="0"/>
        </w:rPr>
        <w:t xml:space="preserve"> di SPSE/Katalog Elektronik/SIKaP adalah akun yang sama. Pastikan status akun sudah teraktivasi</w:t>
      </w:r>
      <w:ins w:author="Deleted user" w:id="15" w:date="2023-07-26T13:01:46Z">
        <w:r w:rsidDel="00000000" w:rsidR="00000000" w:rsidRPr="00000000">
          <w:rPr>
            <w:rFonts w:ascii="Bookman Old Style" w:cs="Bookman Old Style" w:eastAsia="Bookman Old Style" w:hAnsi="Bookman Old Style"/>
            <w:rtl w:val="0"/>
          </w:rPr>
          <w:t xml:space="preserve"> secara</w:t>
        </w:r>
      </w:ins>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i w:val="1"/>
          <w:iCs w:val="1"/>
          <w:rtl w:val="0"/>
          <w:rPrChange w:author="Deleted user" w:id="16" w:date="2023-07-26T05:29:32Z">
            <w:rPr>
              <w:rFonts w:ascii="Bookman Old Style" w:cs="Bookman Old Style" w:eastAsia="Bookman Old Style" w:hAnsi="Bookman Old Style"/>
            </w:rPr>
          </w:rPrChange>
        </w:rPr>
        <w:t xml:space="preserve">default</w:t>
      </w:r>
      <w:r w:rsidDel="00000000" w:rsidR="00000000" w:rsidRPr="00000000">
        <w:rPr>
          <w:rFonts w:ascii="Bookman Old Style" w:cs="Bookman Old Style" w:eastAsia="Bookman Old Style" w:hAnsi="Bookman Old Style"/>
          <w:rtl w:val="0"/>
        </w:rPr>
        <w:t xml:space="preserve"> agar bisa login pada Katalog Elektronik/SIKaP.</w:t>
      </w:r>
    </w:p>
    <w:p w:rsidR="00000000" w:rsidDel="00000000" w:rsidP="00000000" w:rsidRDefault="00000000" w:rsidRPr="00000000" w14:paraId="00000305">
      <w:pPr>
        <w:numPr>
          <w:ilvl w:val="0"/>
          <w:numId w:val="69"/>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Akses</w:t>
      </w:r>
      <w:hyperlink r:id="rId11">
        <w:r w:rsidDel="00000000" w:rsidR="00000000" w:rsidRPr="00000000">
          <w:rPr>
            <w:rFonts w:ascii="Bookman Old Style" w:cs="Bookman Old Style" w:eastAsia="Bookman Old Style" w:hAnsi="Bookman Old Style"/>
            <w:rtl w:val="0"/>
          </w:rPr>
          <w:t xml:space="preserve"> </w:t>
        </w:r>
      </w:hyperlink>
      <w:hyperlink r:id="rId12">
        <w:r w:rsidDel="00000000" w:rsidR="00000000" w:rsidRPr="00000000">
          <w:rPr>
            <w:rFonts w:ascii="Bookman Old Style" w:cs="Bookman Old Style" w:eastAsia="Bookman Old Style" w:hAnsi="Bookman Old Style"/>
            <w:color w:val="1155cc"/>
            <w:u w:val="single"/>
            <w:rtl w:val="0"/>
          </w:rPr>
          <w:t xml:space="preserve">https://inaproc.lkpp.go.id/agregasi2</w:t>
        </w:r>
      </w:hyperlink>
      <w:r w:rsidDel="00000000" w:rsidR="00000000" w:rsidRPr="00000000">
        <w:rPr>
          <w:rtl w:val="0"/>
        </w:rPr>
      </w:r>
    </w:p>
    <w:p w:rsidR="00000000" w:rsidDel="00000000" w:rsidP="00000000" w:rsidRDefault="00000000" w:rsidRPr="00000000" w14:paraId="00000306">
      <w:pPr>
        <w:numPr>
          <w:ilvl w:val="0"/>
          <w:numId w:val="69"/>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Klik seleksi penyedia kemudian cari penyedia berdasarkan NPWP</w:t>
      </w:r>
    </w:p>
    <w:p w:rsidR="00000000" w:rsidDel="00000000" w:rsidP="00000000" w:rsidRDefault="00000000" w:rsidRPr="00000000" w14:paraId="00000307">
      <w:pPr>
        <w:numPr>
          <w:ilvl w:val="0"/>
          <w:numId w:val="69"/>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Pastikan semua data penyedia muncul, tanyakan </w:t>
      </w:r>
      <w:r w:rsidDel="00000000" w:rsidR="00000000" w:rsidRPr="00000000">
        <w:rPr>
          <w:rFonts w:ascii="Bookman Old Style" w:cs="Bookman Old Style" w:eastAsia="Bookman Old Style" w:hAnsi="Bookman Old Style"/>
          <w:i w:val="1"/>
          <w:iCs w:val="1"/>
          <w:rtl w:val="0"/>
          <w:rPrChange w:author="Deleted user" w:id="17" w:date="2023-07-26T05:29:54Z">
            <w:rPr>
              <w:rFonts w:ascii="Bookman Old Style" w:cs="Bookman Old Style" w:eastAsia="Bookman Old Style" w:hAnsi="Bookman Old Style"/>
            </w:rPr>
          </w:rPrChange>
        </w:rPr>
        <w:t xml:space="preserve">user id</w:t>
      </w:r>
      <w:r w:rsidDel="00000000" w:rsidR="00000000" w:rsidRPr="00000000">
        <w:rPr>
          <w:rFonts w:ascii="Bookman Old Style" w:cs="Bookman Old Style" w:eastAsia="Bookman Old Style" w:hAnsi="Bookman Old Style"/>
          <w:rtl w:val="0"/>
        </w:rPr>
        <w:t xml:space="preserve"> yang digunakan untuk login.</w:t>
      </w:r>
    </w:p>
    <w:p w:rsidR="00000000" w:rsidDel="00000000" w:rsidP="00000000" w:rsidRDefault="00000000" w:rsidRPr="00000000" w14:paraId="00000308">
      <w:pPr>
        <w:numPr>
          <w:ilvl w:val="0"/>
          <w:numId w:val="69"/>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Jika status aktivasi terdapat keterangan </w:t>
      </w:r>
      <w:ins w:author="Deleted user" w:id="18" w:date="2023-07-26T05:30:02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i w:val="1"/>
          <w:iCs w:val="1"/>
          <w:rtl w:val="0"/>
          <w:rPrChange w:author="Deleted user" w:id="19" w:date="2023-07-26T05:30:07Z">
            <w:rPr>
              <w:rFonts w:ascii="Bookman Old Style" w:cs="Bookman Old Style" w:eastAsia="Bookman Old Style" w:hAnsi="Bookman Old Style"/>
            </w:rPr>
          </w:rPrChange>
        </w:rPr>
        <w:t xml:space="preserve">action to default</w:t>
      </w:r>
      <w:ins w:author="Deleted user" w:id="20" w:date="2023-07-26T05:30:06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 ubah menjadi </w:t>
      </w:r>
      <w:r w:rsidDel="00000000" w:rsidR="00000000" w:rsidRPr="00000000">
        <w:rPr>
          <w:rFonts w:ascii="Bookman Old Style" w:cs="Bookman Old Style" w:eastAsia="Bookman Old Style" w:hAnsi="Bookman Old Style"/>
          <w:i w:val="1"/>
          <w:iCs w:val="1"/>
          <w:rtl w:val="0"/>
          <w:rPrChange w:author="Deleted user" w:id="21" w:date="2023-07-26T05:30:12Z">
            <w:rPr>
              <w:rFonts w:ascii="Bookman Old Style" w:cs="Bookman Old Style" w:eastAsia="Bookman Old Style" w:hAnsi="Bookman Old Style"/>
            </w:rPr>
          </w:rPrChange>
        </w:rPr>
        <w:t xml:space="preserve">default</w:t>
      </w:r>
      <w:r w:rsidDel="00000000" w:rsidR="00000000" w:rsidRPr="00000000">
        <w:rPr>
          <w:rFonts w:ascii="Bookman Old Style" w:cs="Bookman Old Style" w:eastAsia="Bookman Old Style" w:hAnsi="Bookman Old Style"/>
          <w:rtl w:val="0"/>
        </w:rPr>
        <w:t xml:space="preserve"> dengan memastikan tidak ada akun rekanan yang lain yang statusnya teraktivasi </w:t>
      </w:r>
      <w:r w:rsidDel="00000000" w:rsidR="00000000" w:rsidRPr="00000000">
        <w:rPr>
          <w:rFonts w:ascii="Bookman Old Style" w:cs="Bookman Old Style" w:eastAsia="Bookman Old Style" w:hAnsi="Bookman Old Style"/>
          <w:i w:val="1"/>
          <w:iCs w:val="1"/>
          <w:rtl w:val="0"/>
          <w:rPrChange w:author="Deleted user" w:id="22" w:date="2023-07-26T05:31:42Z">
            <w:rPr>
              <w:rFonts w:ascii="Bookman Old Style" w:cs="Bookman Old Style" w:eastAsia="Bookman Old Style" w:hAnsi="Bookman Old Style"/>
            </w:rPr>
          </w:rPrChange>
        </w:rPr>
        <w:t xml:space="preserve">default</w:t>
      </w:r>
    </w:p>
    <w:p w:rsidR="00000000" w:rsidDel="00000000" w:rsidP="00000000" w:rsidRDefault="00000000" w:rsidRPr="00000000" w14:paraId="00000309">
      <w:pPr>
        <w:numPr>
          <w:ilvl w:val="0"/>
          <w:numId w:val="69"/>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Jika status sudah aktivasi </w:t>
      </w:r>
      <w:r w:rsidDel="00000000" w:rsidR="00000000" w:rsidRPr="00000000">
        <w:rPr>
          <w:rFonts w:ascii="Bookman Old Style" w:cs="Bookman Old Style" w:eastAsia="Bookman Old Style" w:hAnsi="Bookman Old Style"/>
          <w:i w:val="1"/>
          <w:iCs w:val="1"/>
          <w:rtl w:val="0"/>
          <w:rPrChange w:author="Deleted user" w:id="23" w:date="2023-07-26T05:31:40Z">
            <w:rPr>
              <w:rFonts w:ascii="Bookman Old Style" w:cs="Bookman Old Style" w:eastAsia="Bookman Old Style" w:hAnsi="Bookman Old Style"/>
            </w:rPr>
          </w:rPrChange>
        </w:rPr>
        <w:t xml:space="preserve">default</w:t>
      </w:r>
      <w:r w:rsidDel="00000000" w:rsidR="00000000" w:rsidRPr="00000000">
        <w:rPr>
          <w:rFonts w:ascii="Bookman Old Style" w:cs="Bookman Old Style" w:eastAsia="Bookman Old Style" w:hAnsi="Bookman Old Style"/>
          <w:rtl w:val="0"/>
        </w:rPr>
        <w:t xml:space="preserve"> namun tetap tidak bisa </w:t>
      </w:r>
      <w:r w:rsidDel="00000000" w:rsidR="00000000" w:rsidRPr="00000000">
        <w:rPr>
          <w:rFonts w:ascii="Bookman Old Style" w:cs="Bookman Old Style" w:eastAsia="Bookman Old Style" w:hAnsi="Bookman Old Style"/>
          <w:i w:val="1"/>
          <w:iCs w:val="1"/>
          <w:rtl w:val="0"/>
          <w:rPrChange w:author="Deleted user" w:id="24" w:date="2023-07-26T05:31:47Z">
            <w:rPr>
              <w:rFonts w:ascii="Bookman Old Style" w:cs="Bookman Old Style" w:eastAsia="Bookman Old Style" w:hAnsi="Bookman Old Style"/>
            </w:rPr>
          </w:rPrChange>
        </w:rPr>
        <w:t xml:space="preserve">login</w:t>
      </w:r>
      <w:r w:rsidDel="00000000" w:rsidR="00000000" w:rsidRPr="00000000">
        <w:rPr>
          <w:rFonts w:ascii="Bookman Old Style" w:cs="Bookman Old Style" w:eastAsia="Bookman Old Style" w:hAnsi="Bookman Old Style"/>
          <w:rtl w:val="0"/>
        </w:rPr>
        <w:t xml:space="preserve">, arahkan rekanan untuk lapor permasalahan melalui LPSE Support</w:t>
      </w:r>
    </w:p>
    <w:p w:rsidR="00000000" w:rsidDel="00000000" w:rsidP="00000000" w:rsidRDefault="00000000" w:rsidRPr="00000000" w14:paraId="0000030A">
      <w:pPr>
        <w:numPr>
          <w:ilvl w:val="0"/>
          <w:numId w:val="69"/>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Selanjutnya Helpdesk </w:t>
      </w:r>
      <w:commentRangeStart w:id="38"/>
      <w:r w:rsidDel="00000000" w:rsidR="00000000" w:rsidRPr="00000000">
        <w:rPr>
          <w:rFonts w:ascii="Bookman Old Style" w:cs="Bookman Old Style" w:eastAsia="Bookman Old Style" w:hAnsi="Bookman Old Style"/>
          <w:rtl w:val="0"/>
        </w:rPr>
        <w:t xml:space="preserve">Lvl</w:t>
      </w:r>
      <w:commentRangeEnd w:id="38"/>
      <w:r w:rsidDel="00000000" w:rsidR="00000000" w:rsidRPr="00000000">
        <w:commentReference w:id="38"/>
      </w:r>
      <w:r w:rsidDel="00000000" w:rsidR="00000000" w:rsidRPr="00000000">
        <w:rPr>
          <w:rFonts w:ascii="Bookman Old Style" w:cs="Bookman Old Style" w:eastAsia="Bookman Old Style" w:hAnsi="Bookman Old Style"/>
          <w:rtl w:val="0"/>
        </w:rPr>
        <w:t xml:space="preserve">.1 akan melakukan eskalasi ke Lvl.2 (</w:t>
      </w:r>
      <w:r w:rsidDel="00000000" w:rsidR="00000000" w:rsidRPr="00000000">
        <w:rPr>
          <w:rFonts w:ascii="Bookman Old Style" w:cs="Bookman Old Style" w:eastAsia="Bookman Old Style" w:hAnsi="Bookman Old Style"/>
          <w:i w:val="1"/>
          <w:iCs w:val="1"/>
          <w:rtl w:val="0"/>
          <w:rPrChange w:author="Belathea Chastine" w:id="25" w:date="2023-07-24T08:42:20Z">
            <w:rPr>
              <w:rFonts w:ascii="Bookman Old Style" w:cs="Bookman Old Style" w:eastAsia="Bookman Old Style" w:hAnsi="Bookman Old Style"/>
            </w:rPr>
          </w:rPrChange>
        </w:rPr>
        <w:t xml:space="preserve">Tech/DevOps</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30B">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0C">
      <w:pPr>
        <w:numPr>
          <w:ilvl w:val="0"/>
          <w:numId w:val="143"/>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Bagaimana proses penandatanganan dokumen kontrak jual beli di Katalog Elektronik versi 6?</w:t>
      </w:r>
    </w:p>
    <w:p w:rsidR="00000000" w:rsidDel="00000000" w:rsidP="00000000" w:rsidRDefault="00000000" w:rsidRPr="00000000" w14:paraId="0000030D">
      <w:pPr>
        <w:numPr>
          <w:ilvl w:val="0"/>
          <w:numId w:val="37"/>
        </w:numPr>
        <w:ind w:left="1260" w:hanging="360"/>
        <w:rPr>
          <w:del w:author="Belathea Chastine" w:id="35" w:date="2023-07-24T08:40:18Z"/>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Untuk proses penandatanganan kontrak dapat langsung dilakukan melalui Katalog Elektronik versi 6 dengan </w:t>
      </w:r>
      <w:ins w:author="Wahyu Juliangga" w:id="26" w:date="2023-07-24T10:25:47Z">
        <w:r w:rsidDel="00000000" w:rsidR="00000000" w:rsidRPr="00000000">
          <w:rPr>
            <w:rFonts w:ascii="Bookman Old Style" w:cs="Bookman Old Style" w:eastAsia="Bookman Old Style" w:hAnsi="Bookman Old Style"/>
            <w:rtl w:val="0"/>
          </w:rPr>
          <w:t xml:space="preserve">menggunakan </w:t>
        </w:r>
      </w:ins>
      <w:del w:author="Wahyu Juliangga" w:id="26" w:date="2023-07-24T10:25:47Z">
        <w:r w:rsidDel="00000000" w:rsidR="00000000" w:rsidRPr="00000000">
          <w:rPr>
            <w:rFonts w:ascii="Bookman Old Style" w:cs="Bookman Old Style" w:eastAsia="Bookman Old Style" w:hAnsi="Bookman Old Style"/>
            <w:rtl w:val="0"/>
          </w:rPr>
          <w:delText xml:space="preserve">melakukan </w:delText>
        </w:r>
      </w:del>
      <w:ins w:author="Belathea Chastine" w:id="27" w:date="2023-07-24T08:42:28Z">
        <w:r w:rsidDel="00000000" w:rsidR="00000000" w:rsidRPr="00000000">
          <w:rPr>
            <w:rFonts w:ascii="Bookman Old Style" w:cs="Bookman Old Style" w:eastAsia="Bookman Old Style" w:hAnsi="Bookman Old Style"/>
            <w:rtl w:val="0"/>
            <w:rPrChange w:author="Belathea Chastine" w:id="28" w:date="2023-07-24T08:42:28Z">
              <w:rPr>
                <w:rFonts w:ascii="Bookman Old Style" w:cs="Bookman Old Style" w:eastAsia="Bookman Old Style" w:hAnsi="Bookman Old Style"/>
              </w:rPr>
            </w:rPrChange>
          </w:rPr>
          <w:t xml:space="preserve">tanda tangan</w:t>
        </w:r>
      </w:ins>
      <w:del w:author="Belathea Chastine" w:id="27" w:date="2023-07-24T08:42:28Z">
        <w:r w:rsidDel="00000000" w:rsidR="00000000" w:rsidRPr="00000000">
          <w:rPr>
            <w:rFonts w:ascii="Bookman Old Style" w:cs="Bookman Old Style" w:eastAsia="Bookman Old Style" w:hAnsi="Bookman Old Style"/>
            <w:rtl w:val="0"/>
            <w:rPrChange w:author="Belathea Chastine" w:id="28" w:date="2023-07-24T08:42:28Z">
              <w:rPr>
                <w:rFonts w:ascii="Bookman Old Style" w:cs="Bookman Old Style" w:eastAsia="Bookman Old Style" w:hAnsi="Bookman Old Style"/>
              </w:rPr>
            </w:rPrChange>
          </w:rPr>
          <w:delText xml:space="preserve">tandatangan</w:delText>
        </w:r>
      </w:del>
      <w:r w:rsidDel="00000000" w:rsidR="00000000" w:rsidRPr="00000000">
        <w:rPr>
          <w:rFonts w:ascii="Bookman Old Style" w:cs="Bookman Old Style" w:eastAsia="Bookman Old Style" w:hAnsi="Bookman Old Style"/>
          <w:rtl w:val="0"/>
        </w:rPr>
        <w:t xml:space="preserve"> </w:t>
      </w:r>
      <w:ins w:author="Belathea Chastine" w:id="29" w:date="2023-07-24T08:42:37Z">
        <w:r w:rsidDel="00000000" w:rsidR="00000000" w:rsidRPr="00000000">
          <w:rPr>
            <w:rFonts w:ascii="Bookman Old Style" w:cs="Bookman Old Style" w:eastAsia="Bookman Old Style" w:hAnsi="Bookman Old Style"/>
            <w:rtl w:val="0"/>
          </w:rPr>
          <w:t xml:space="preserve">elektronik</w:t>
        </w:r>
      </w:ins>
      <w:del w:author="Belathea Chastine" w:id="29" w:date="2023-07-24T08:42:37Z">
        <w:r w:rsidDel="00000000" w:rsidR="00000000" w:rsidRPr="00000000">
          <w:rPr>
            <w:rFonts w:ascii="Bookman Old Style" w:cs="Bookman Old Style" w:eastAsia="Bookman Old Style" w:hAnsi="Bookman Old Style"/>
            <w:rtl w:val="0"/>
          </w:rPr>
          <w:delText xml:space="preserve">digital</w:delText>
        </w:r>
      </w:del>
      <w:r w:rsidDel="00000000" w:rsidR="00000000" w:rsidRPr="00000000">
        <w:rPr>
          <w:rFonts w:ascii="Bookman Old Style" w:cs="Bookman Old Style" w:eastAsia="Bookman Old Style" w:hAnsi="Bookman Old Style"/>
          <w:rtl w:val="0"/>
        </w:rPr>
        <w:t xml:space="preserve">. </w:t>
      </w:r>
      <w:ins w:author="Belathea Chastine" w:id="30" w:date="2023-07-24T08:42:42Z">
        <w:r w:rsidDel="00000000" w:rsidR="00000000" w:rsidRPr="00000000">
          <w:rPr>
            <w:rFonts w:ascii="Bookman Old Style" w:cs="Bookman Old Style" w:eastAsia="Bookman Old Style" w:hAnsi="Bookman Old Style"/>
            <w:rtl w:val="0"/>
          </w:rPr>
          <w:t xml:space="preserve">Penyedia</w:t>
        </w:r>
      </w:ins>
      <w:del w:author="Belathea Chastine" w:id="30" w:date="2023-07-24T08:42:42Z">
        <w:r w:rsidDel="00000000" w:rsidR="00000000" w:rsidRPr="00000000">
          <w:rPr>
            <w:rFonts w:ascii="Bookman Old Style" w:cs="Bookman Old Style" w:eastAsia="Bookman Old Style" w:hAnsi="Bookman Old Style"/>
            <w:rtl w:val="0"/>
          </w:rPr>
          <w:delText xml:space="preserve">Seller</w:delText>
        </w:r>
      </w:del>
      <w:r w:rsidDel="00000000" w:rsidR="00000000" w:rsidRPr="00000000">
        <w:rPr>
          <w:rFonts w:ascii="Bookman Old Style" w:cs="Bookman Old Style" w:eastAsia="Bookman Old Style" w:hAnsi="Bookman Old Style"/>
          <w:rtl w:val="0"/>
        </w:rPr>
        <w:t xml:space="preserve"> dapat melakukan pengaturan </w:t>
      </w:r>
      <w:ins w:author="Belathea Chastine" w:id="31" w:date="2023-07-24T08:42:47Z">
        <w:r w:rsidDel="00000000" w:rsidR="00000000" w:rsidRPr="00000000">
          <w:rPr>
            <w:rFonts w:ascii="Bookman Old Style" w:cs="Bookman Old Style" w:eastAsia="Bookman Old Style" w:hAnsi="Bookman Old Style"/>
            <w:rtl w:val="0"/>
          </w:rPr>
          <w:t xml:space="preserve">tanda tangan elektronik </w:t>
        </w:r>
      </w:ins>
      <w:del w:author="Belathea Chastine" w:id="31" w:date="2023-07-24T08:42:47Z">
        <w:r w:rsidDel="00000000" w:rsidR="00000000" w:rsidRPr="00000000">
          <w:rPr>
            <w:rFonts w:ascii="Bookman Old Style" w:cs="Bookman Old Style" w:eastAsia="Bookman Old Style" w:hAnsi="Bookman Old Style"/>
            <w:rtl w:val="0"/>
          </w:rPr>
          <w:delText xml:space="preserve">E-Sign</w:delText>
        </w:r>
      </w:del>
      <w:r w:rsidDel="00000000" w:rsidR="00000000" w:rsidRPr="00000000">
        <w:rPr>
          <w:rFonts w:ascii="Bookman Old Style" w:cs="Bookman Old Style" w:eastAsia="Bookman Old Style" w:hAnsi="Bookman Old Style"/>
          <w:rtl w:val="0"/>
        </w:rPr>
        <w:t xml:space="preserve"> pada menu pengaturan </w:t>
      </w:r>
      <w:ins w:author="Belathea Chastine" w:id="32" w:date="2023-07-24T08:42:55Z">
        <w:r w:rsidDel="00000000" w:rsidR="00000000" w:rsidRPr="00000000">
          <w:rPr>
            <w:rFonts w:ascii="Bookman Old Style" w:cs="Bookman Old Style" w:eastAsia="Bookman Old Style" w:hAnsi="Bookman Old Style"/>
            <w:rtl w:val="0"/>
          </w:rPr>
          <w:t xml:space="preserve">tanda tangan elektronik</w:t>
        </w:r>
      </w:ins>
      <w:del w:author="Belathea Chastine" w:id="32" w:date="2023-07-24T08:42:55Z">
        <w:r w:rsidDel="00000000" w:rsidR="00000000" w:rsidRPr="00000000">
          <w:rPr>
            <w:rFonts w:ascii="Bookman Old Style" w:cs="Bookman Old Style" w:eastAsia="Bookman Old Style" w:hAnsi="Bookman Old Style"/>
            <w:rtl w:val="0"/>
          </w:rPr>
          <w:delText xml:space="preserve">E-Sign</w:delText>
        </w:r>
      </w:del>
      <w:r w:rsidDel="00000000" w:rsidR="00000000" w:rsidRPr="00000000">
        <w:rPr>
          <w:rFonts w:ascii="Bookman Old Style" w:cs="Bookman Old Style" w:eastAsia="Bookman Old Style" w:hAnsi="Bookman Old Style"/>
          <w:rtl w:val="0"/>
        </w:rPr>
        <w:t xml:space="preserve"> yang ada di Katalog Elektronik versi 6 dan mengintegrasikan akun </w:t>
      </w:r>
      <w:r w:rsidDel="00000000" w:rsidR="00000000" w:rsidRPr="00000000">
        <w:rPr>
          <w:rFonts w:ascii="Bookman Old Style" w:cs="Bookman Old Style" w:eastAsia="Bookman Old Style" w:hAnsi="Bookman Old Style"/>
          <w:i w:val="1"/>
          <w:iCs w:val="1"/>
          <w:rtl w:val="0"/>
          <w:rPrChange w:author="Deleted user" w:id="33" w:date="2023-07-26T10:20:49Z">
            <w:rPr>
              <w:rFonts w:ascii="Bookman Old Style" w:cs="Bookman Old Style" w:eastAsia="Bookman Old Style" w:hAnsi="Bookman Old Style"/>
            </w:rPr>
          </w:rPrChange>
        </w:rPr>
        <w:t xml:space="preserve">PrivyID </w:t>
      </w:r>
      <w:ins w:author="Belathea Chastine" w:id="34" w:date="2023-07-24T08:43:11Z">
        <w:r w:rsidDel="00000000" w:rsidR="00000000" w:rsidRPr="00000000">
          <w:rPr>
            <w:rFonts w:ascii="Bookman Old Style" w:cs="Bookman Old Style" w:eastAsia="Bookman Old Style" w:hAnsi="Bookman Old Style"/>
            <w:rtl w:val="0"/>
          </w:rPr>
          <w:t xml:space="preserve">Penyedia</w:t>
        </w:r>
      </w:ins>
      <w:del w:author="Belathea Chastine" w:id="34" w:date="2023-07-24T08:43:11Z">
        <w:r w:rsidDel="00000000" w:rsidR="00000000" w:rsidRPr="00000000">
          <w:rPr>
            <w:rFonts w:ascii="Bookman Old Style" w:cs="Bookman Old Style" w:eastAsia="Bookman Old Style" w:hAnsi="Bookman Old Style"/>
            <w:rtl w:val="0"/>
          </w:rPr>
          <w:delText xml:space="preserve">Seller</w:delText>
        </w:r>
      </w:del>
      <w:r w:rsidDel="00000000" w:rsidR="00000000" w:rsidRPr="00000000">
        <w:rPr>
          <w:rFonts w:ascii="Bookman Old Style" w:cs="Bookman Old Style" w:eastAsia="Bookman Old Style" w:hAnsi="Bookman Old Style"/>
          <w:rtl w:val="0"/>
        </w:rPr>
        <w:t xml:space="preserve"> di Katalog Elektronik versi 6.</w:t>
      </w:r>
      <w:del w:author="Belathea Chastine" w:id="35" w:date="2023-07-24T08:40:18Z">
        <w:r w:rsidDel="00000000" w:rsidR="00000000" w:rsidRPr="00000000">
          <w:rPr>
            <w:rtl w:val="0"/>
          </w:rPr>
        </w:r>
      </w:del>
    </w:p>
    <w:p w:rsidR="00000000" w:rsidDel="00000000" w:rsidP="00000000" w:rsidRDefault="00000000" w:rsidRPr="00000000" w14:paraId="0000030E">
      <w:pPr>
        <w:numPr>
          <w:ilvl w:val="0"/>
          <w:numId w:val="37"/>
        </w:numPr>
        <w:ind w:left="1260" w:hanging="360"/>
        <w:rPr>
          <w:rFonts w:ascii="Bookman Old Style" w:cs="Bookman Old Style" w:eastAsia="Bookman Old Style" w:hAnsi="Bookman Old Style"/>
          <w:rPrChange w:author="Belathea Chastine" w:id="36" w:date="2023-07-24T08:40:18Z">
            <w:rPr>
              <w:rFonts w:ascii="Bookman Old Style" w:cs="Bookman Old Style" w:eastAsia="Bookman Old Style" w:hAnsi="Bookman Old Style"/>
            </w:rPr>
          </w:rPrChange>
        </w:rPr>
        <w:pPrChange w:author="Belathea Chastine" w:id="0" w:date="2023-07-24T08:40:18Z">
          <w:pPr>
            <w:numPr>
              <w:ilvl w:val="0"/>
              <w:numId w:val="37"/>
            </w:numPr>
            <w:ind w:left="1260" w:hanging="360"/>
          </w:pPr>
        </w:pPrChange>
      </w:pPr>
      <w:r w:rsidDel="00000000" w:rsidR="00000000" w:rsidRPr="00000000">
        <w:rPr>
          <w:rtl w:val="0"/>
        </w:rPr>
      </w:r>
    </w:p>
    <w:p w:rsidR="00000000" w:rsidDel="00000000" w:rsidP="00000000" w:rsidRDefault="00000000" w:rsidRPr="00000000" w14:paraId="0000030F">
      <w:pPr>
        <w:numPr>
          <w:ilvl w:val="0"/>
          <w:numId w:val="143"/>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sebagai </w:t>
      </w:r>
      <w:ins w:author="Wahyu Juliangga" w:id="37" w:date="2023-07-26T12:23:49Z">
        <w:r w:rsidDel="00000000" w:rsidR="00000000" w:rsidRPr="00000000">
          <w:rPr>
            <w:rFonts w:ascii="Bookman Old Style" w:cs="Bookman Old Style" w:eastAsia="Bookman Old Style" w:hAnsi="Bookman Old Style"/>
            <w:rtl w:val="0"/>
          </w:rPr>
          <w:t xml:space="preserve">Penyedia </w:t>
        </w:r>
      </w:ins>
      <w:del w:author="Wahyu Juliangga" w:id="37" w:date="2023-07-26T12:23:49Z">
        <w:r w:rsidDel="00000000" w:rsidR="00000000" w:rsidRPr="00000000">
          <w:rPr>
            <w:rFonts w:ascii="Bookman Old Style" w:cs="Bookman Old Style" w:eastAsia="Bookman Old Style" w:hAnsi="Bookman Old Style"/>
            <w:rtl w:val="0"/>
          </w:rPr>
          <w:delText xml:space="preserve">rekanan </w:delText>
        </w:r>
      </w:del>
      <w:r w:rsidDel="00000000" w:rsidR="00000000" w:rsidRPr="00000000">
        <w:rPr>
          <w:rFonts w:ascii="Bookman Old Style" w:cs="Bookman Old Style" w:eastAsia="Bookman Old Style" w:hAnsi="Bookman Old Style"/>
          <w:rtl w:val="0"/>
        </w:rPr>
        <w:t xml:space="preserve">sudah disetujui oleh verifikator LPSE tetapi tidak bisa login?</w:t>
      </w:r>
    </w:p>
    <w:p w:rsidR="00000000" w:rsidDel="00000000" w:rsidP="00000000" w:rsidRDefault="00000000" w:rsidRPr="00000000" w14:paraId="00000310">
      <w:pPr>
        <w:ind w:left="720" w:firstLine="0"/>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Akses</w:t>
      </w:r>
      <w:hyperlink r:id="rId13">
        <w:r w:rsidDel="00000000" w:rsidR="00000000" w:rsidRPr="00000000">
          <w:rPr>
            <w:rFonts w:ascii="Bookman Old Style" w:cs="Bookman Old Style" w:eastAsia="Bookman Old Style" w:hAnsi="Bookman Old Style"/>
            <w:rtl w:val="0"/>
          </w:rPr>
          <w:t xml:space="preserve"> </w:t>
        </w:r>
      </w:hyperlink>
      <w:hyperlink r:id="rId14">
        <w:r w:rsidDel="00000000" w:rsidR="00000000" w:rsidRPr="00000000">
          <w:rPr>
            <w:rFonts w:ascii="Bookman Old Style" w:cs="Bookman Old Style" w:eastAsia="Bookman Old Style" w:hAnsi="Bookman Old Style"/>
            <w:color w:val="1155cc"/>
            <w:u w:val="single"/>
            <w:rtl w:val="0"/>
          </w:rPr>
          <w:t xml:space="preserve">https://inaproc.lkpp.go.id/agregasi2</w:t>
        </w:r>
      </w:hyperlink>
      <w:r w:rsidDel="00000000" w:rsidR="00000000" w:rsidRPr="00000000">
        <w:rPr>
          <w:rtl w:val="0"/>
        </w:rPr>
      </w:r>
    </w:p>
    <w:p w:rsidR="00000000" w:rsidDel="00000000" w:rsidP="00000000" w:rsidRDefault="00000000" w:rsidRPr="00000000" w14:paraId="00000311">
      <w:pPr>
        <w:numPr>
          <w:ilvl w:val="0"/>
          <w:numId w:val="80"/>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Klik seleksi penyedia kemudian cari penyedia berdasarkan NPWP</w:t>
      </w:r>
    </w:p>
    <w:p w:rsidR="00000000" w:rsidDel="00000000" w:rsidP="00000000" w:rsidRDefault="00000000" w:rsidRPr="00000000" w14:paraId="00000312">
      <w:pPr>
        <w:numPr>
          <w:ilvl w:val="0"/>
          <w:numId w:val="80"/>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Pastikan </w:t>
      </w:r>
      <w:r w:rsidDel="00000000" w:rsidR="00000000" w:rsidRPr="00000000">
        <w:rPr>
          <w:rFonts w:ascii="Bookman Old Style" w:cs="Bookman Old Style" w:eastAsia="Bookman Old Style" w:hAnsi="Bookman Old Style"/>
          <w:i w:val="1"/>
          <w:iCs w:val="1"/>
          <w:rtl w:val="0"/>
          <w:rPrChange w:author="Deleted user" w:id="38" w:date="2023-07-26T05:32:09Z">
            <w:rPr>
              <w:rFonts w:ascii="Bookman Old Style" w:cs="Bookman Old Style" w:eastAsia="Bookman Old Style" w:hAnsi="Bookman Old Style"/>
            </w:rPr>
          </w:rPrChange>
        </w:rPr>
        <w:t xml:space="preserve">user id</w:t>
      </w:r>
      <w:r w:rsidDel="00000000" w:rsidR="00000000" w:rsidRPr="00000000">
        <w:rPr>
          <w:rFonts w:ascii="Bookman Old Style" w:cs="Bookman Old Style" w:eastAsia="Bookman Old Style" w:hAnsi="Bookman Old Style"/>
          <w:rtl w:val="0"/>
        </w:rPr>
        <w:t xml:space="preserve"> yang digunakan sesuai</w:t>
      </w:r>
    </w:p>
    <w:p w:rsidR="00000000" w:rsidDel="00000000" w:rsidP="00000000" w:rsidRDefault="00000000" w:rsidRPr="00000000" w14:paraId="00000313">
      <w:pPr>
        <w:numPr>
          <w:ilvl w:val="0"/>
          <w:numId w:val="80"/>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Jika ada lebih dari 1 akun terdaftar di satu LPSE maka arahkan </w:t>
      </w:r>
      <w:ins w:author="Wahyu Juliangga" w:id="39" w:date="2023-07-26T12:25:44Z">
        <w:r w:rsidDel="00000000" w:rsidR="00000000" w:rsidRPr="00000000">
          <w:rPr>
            <w:rFonts w:ascii="Bookman Old Style" w:cs="Bookman Old Style" w:eastAsia="Bookman Old Style" w:hAnsi="Bookman Old Style"/>
            <w:rtl w:val="0"/>
          </w:rPr>
          <w:t xml:space="preserve">penyedia</w:t>
        </w:r>
      </w:ins>
      <w:del w:author="Wahyu Juliangga" w:id="39" w:date="2023-07-26T12:25:44Z">
        <w:r w:rsidDel="00000000" w:rsidR="00000000" w:rsidRPr="00000000">
          <w:rPr>
            <w:rFonts w:ascii="Bookman Old Style" w:cs="Bookman Old Style" w:eastAsia="Bookman Old Style" w:hAnsi="Bookman Old Style"/>
            <w:rtl w:val="0"/>
          </w:rPr>
          <w:delText xml:space="preserve">rekanan</w:delText>
        </w:r>
      </w:del>
      <w:r w:rsidDel="00000000" w:rsidR="00000000" w:rsidRPr="00000000">
        <w:rPr>
          <w:rFonts w:ascii="Bookman Old Style" w:cs="Bookman Old Style" w:eastAsia="Bookman Old Style" w:hAnsi="Bookman Old Style"/>
          <w:rtl w:val="0"/>
        </w:rPr>
        <w:t xml:space="preserve"> untuk membuat tiket LPSE Support dengan </w:t>
      </w:r>
      <w:r w:rsidDel="00000000" w:rsidR="00000000" w:rsidRPr="00000000">
        <w:rPr>
          <w:rFonts w:ascii="Bookman Old Style" w:cs="Bookman Old Style" w:eastAsia="Bookman Old Style" w:hAnsi="Bookman Old Style"/>
          <w:i w:val="1"/>
          <w:iCs w:val="1"/>
          <w:rtl w:val="0"/>
          <w:rPrChange w:author="Deleted user" w:id="40" w:date="2023-07-26T05:32:25Z">
            <w:rPr>
              <w:rFonts w:ascii="Bookman Old Style" w:cs="Bookman Old Style" w:eastAsia="Bookman Old Style" w:hAnsi="Bookman Old Style"/>
            </w:rPr>
          </w:rPrChange>
        </w:rPr>
        <w:t xml:space="preserve">login</w:t>
      </w:r>
      <w:r w:rsidDel="00000000" w:rsidR="00000000" w:rsidRPr="00000000">
        <w:rPr>
          <w:rFonts w:ascii="Bookman Old Style" w:cs="Bookman Old Style" w:eastAsia="Bookman Old Style" w:hAnsi="Bookman Old Style"/>
          <w:rtl w:val="0"/>
        </w:rPr>
        <w:t xml:space="preserve"> terlebih dahulu melalui LPSE lain</w:t>
      </w:r>
    </w:p>
    <w:p w:rsidR="00000000" w:rsidDel="00000000" w:rsidP="00000000" w:rsidRDefault="00000000" w:rsidRPr="00000000" w14:paraId="00000314">
      <w:pPr>
        <w:numPr>
          <w:ilvl w:val="0"/>
          <w:numId w:val="80"/>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Arahkan untuk </w:t>
      </w:r>
      <w:r w:rsidDel="00000000" w:rsidR="00000000" w:rsidRPr="00000000">
        <w:rPr>
          <w:rFonts w:ascii="Bookman Old Style" w:cs="Bookman Old Style" w:eastAsia="Bookman Old Style" w:hAnsi="Bookman Old Style"/>
          <w:i w:val="1"/>
          <w:iCs w:val="1"/>
          <w:rtl w:val="0"/>
          <w:rPrChange w:author="Deleted user" w:id="41" w:date="2023-07-26T05:32:30Z">
            <w:rPr>
              <w:rFonts w:ascii="Bookman Old Style" w:cs="Bookman Old Style" w:eastAsia="Bookman Old Style" w:hAnsi="Bookman Old Style"/>
            </w:rPr>
          </w:rPrChange>
        </w:rPr>
        <w:t xml:space="preserve">refresh</w:t>
      </w:r>
      <w:r w:rsidDel="00000000" w:rsidR="00000000" w:rsidRPr="00000000">
        <w:rPr>
          <w:rFonts w:ascii="Bookman Old Style" w:cs="Bookman Old Style" w:eastAsia="Bookman Old Style" w:hAnsi="Bookman Old Style"/>
          <w:rtl w:val="0"/>
        </w:rPr>
        <w:t xml:space="preserve"> jaringan</w:t>
      </w:r>
    </w:p>
    <w:p w:rsidR="00000000" w:rsidDel="00000000" w:rsidP="00000000" w:rsidRDefault="00000000" w:rsidRPr="00000000" w14:paraId="00000315">
      <w:pPr>
        <w:numPr>
          <w:ilvl w:val="0"/>
          <w:numId w:val="80"/>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Jika masih tidak bisa, arahkan </w:t>
      </w:r>
      <w:r w:rsidDel="00000000" w:rsidR="00000000" w:rsidRPr="00000000">
        <w:rPr>
          <w:rFonts w:ascii="Bookman Old Style" w:cs="Bookman Old Style" w:eastAsia="Bookman Old Style" w:hAnsi="Bookman Old Style"/>
          <w:i w:val="1"/>
          <w:iCs w:val="1"/>
          <w:rtl w:val="0"/>
          <w:rPrChange w:author="Deleted user" w:id="42" w:date="2023-07-26T05:32:34Z">
            <w:rPr>
              <w:rFonts w:ascii="Bookman Old Style" w:cs="Bookman Old Style" w:eastAsia="Bookman Old Style" w:hAnsi="Bookman Old Style"/>
            </w:rPr>
          </w:rPrChange>
        </w:rPr>
        <w:t xml:space="preserve">reset</w:t>
      </w: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i w:val="1"/>
          <w:iCs w:val="1"/>
          <w:rtl w:val="0"/>
          <w:rPrChange w:author="Deleted user" w:id="43" w:date="2023-07-26T05:32:37Z">
            <w:rPr>
              <w:rFonts w:ascii="Bookman Old Style" w:cs="Bookman Old Style" w:eastAsia="Bookman Old Style" w:hAnsi="Bookman Old Style"/>
            </w:rPr>
          </w:rPrChange>
        </w:rPr>
        <w:t xml:space="preserve">password</w:t>
      </w:r>
      <w:r w:rsidDel="00000000" w:rsidR="00000000" w:rsidRPr="00000000">
        <w:rPr>
          <w:rFonts w:ascii="Bookman Old Style" w:cs="Bookman Old Style" w:eastAsia="Bookman Old Style" w:hAnsi="Bookman Old Style"/>
          <w:rtl w:val="0"/>
        </w:rPr>
        <w:t xml:space="preserve"> dengan memasukkan </w:t>
      </w:r>
      <w:r w:rsidDel="00000000" w:rsidR="00000000" w:rsidRPr="00000000">
        <w:rPr>
          <w:rFonts w:ascii="Bookman Old Style" w:cs="Bookman Old Style" w:eastAsia="Bookman Old Style" w:hAnsi="Bookman Old Style"/>
          <w:i w:val="1"/>
          <w:iCs w:val="1"/>
          <w:rtl w:val="0"/>
          <w:rPrChange w:author="Deleted user" w:id="44" w:date="2023-07-26T05:32:45Z">
            <w:rPr>
              <w:rFonts w:ascii="Bookman Old Style" w:cs="Bookman Old Style" w:eastAsia="Bookman Old Style" w:hAnsi="Bookman Old Style"/>
            </w:rPr>
          </w:rPrChange>
        </w:rPr>
        <w:t xml:space="preserve">email </w:t>
      </w:r>
      <w:r w:rsidDel="00000000" w:rsidR="00000000" w:rsidRPr="00000000">
        <w:rPr>
          <w:rFonts w:ascii="Bookman Old Style" w:cs="Bookman Old Style" w:eastAsia="Bookman Old Style" w:hAnsi="Bookman Old Style"/>
          <w:rtl w:val="0"/>
        </w:rPr>
        <w:t xml:space="preserve">yang terdaftar</w:t>
      </w:r>
    </w:p>
    <w:p w:rsidR="00000000" w:rsidDel="00000000" w:rsidP="00000000" w:rsidRDefault="00000000" w:rsidRPr="00000000" w14:paraId="00000316">
      <w:pPr>
        <w:numPr>
          <w:ilvl w:val="0"/>
          <w:numId w:val="80"/>
        </w:numPr>
        <w:ind w:left="12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Jika lebih dari 1x24 jam tidak mendapatkan </w:t>
      </w:r>
      <w:r w:rsidDel="00000000" w:rsidR="00000000" w:rsidRPr="00000000">
        <w:rPr>
          <w:rFonts w:ascii="Bookman Old Style" w:cs="Bookman Old Style" w:eastAsia="Bookman Old Style" w:hAnsi="Bookman Old Style"/>
          <w:i w:val="1"/>
          <w:iCs w:val="1"/>
          <w:rtl w:val="0"/>
          <w:rPrChange w:author="Deleted user" w:id="45" w:date="2023-07-26T05:32:50Z">
            <w:rPr>
              <w:rFonts w:ascii="Bookman Old Style" w:cs="Bookman Old Style" w:eastAsia="Bookman Old Style" w:hAnsi="Bookman Old Style"/>
            </w:rPr>
          </w:rPrChange>
        </w:rPr>
        <w:t xml:space="preserve">email</w:t>
      </w:r>
      <w:r w:rsidDel="00000000" w:rsidR="00000000" w:rsidRPr="00000000">
        <w:rPr>
          <w:rFonts w:ascii="Bookman Old Style" w:cs="Bookman Old Style" w:eastAsia="Bookman Old Style" w:hAnsi="Bookman Old Style"/>
          <w:rtl w:val="0"/>
        </w:rPr>
        <w:t xml:space="preserve"> konfirmasi reset password, maka:</w:t>
      </w:r>
    </w:p>
    <w:p w:rsidR="00000000" w:rsidDel="00000000" w:rsidP="00000000" w:rsidRDefault="00000000" w:rsidRPr="00000000" w14:paraId="00000317">
      <w:pPr>
        <w:numPr>
          <w:ilvl w:val="1"/>
          <w:numId w:val="80"/>
        </w:numPr>
        <w:ind w:left="21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Arahkan membuat tiket LPSE Support melalui LPSE tempat mendaftar</w:t>
      </w:r>
    </w:p>
    <w:p w:rsidR="00000000" w:rsidDel="00000000" w:rsidP="00000000" w:rsidRDefault="00000000" w:rsidRPr="00000000" w14:paraId="00000318">
      <w:pPr>
        <w:numPr>
          <w:ilvl w:val="1"/>
          <w:numId w:val="80"/>
        </w:numPr>
        <w:ind w:left="21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i w:val="1"/>
          <w:iCs w:val="1"/>
          <w:rtl w:val="0"/>
          <w:rPrChange w:author="Belathea Chastine" w:id="46" w:date="2023-07-24T08:43:33Z">
            <w:rPr>
              <w:rFonts w:ascii="Bookman Old Style" w:cs="Bookman Old Style" w:eastAsia="Bookman Old Style" w:hAnsi="Bookman Old Style"/>
            </w:rPr>
          </w:rPrChange>
        </w:rPr>
        <w:t xml:space="preserve">Agent</w:t>
      </w:r>
      <w:r w:rsidDel="00000000" w:rsidR="00000000" w:rsidRPr="00000000">
        <w:rPr>
          <w:rFonts w:ascii="Bookman Old Style" w:cs="Bookman Old Style" w:eastAsia="Bookman Old Style" w:hAnsi="Bookman Old Style"/>
          <w:rtl w:val="0"/>
        </w:rPr>
        <w:t xml:space="preserve"> memberikan informasi kontak LPSE (akses web LPSE, di tab kontak kami/di portal</w:t>
      </w:r>
      <w:hyperlink r:id="rId15">
        <w:r w:rsidDel="00000000" w:rsidR="00000000" w:rsidRPr="00000000">
          <w:rPr>
            <w:rFonts w:ascii="Bookman Old Style" w:cs="Bookman Old Style" w:eastAsia="Bookman Old Style" w:hAnsi="Bookman Old Style"/>
            <w:rtl w:val="0"/>
          </w:rPr>
          <w:t xml:space="preserve"> </w:t>
        </w:r>
      </w:hyperlink>
      <w:hyperlink r:id="rId16">
        <w:r w:rsidDel="00000000" w:rsidR="00000000" w:rsidRPr="00000000">
          <w:rPr>
            <w:rFonts w:ascii="Bookman Old Style" w:cs="Bookman Old Style" w:eastAsia="Bookman Old Style" w:hAnsi="Bookman Old Style"/>
            <w:color w:val="1155cc"/>
            <w:u w:val="single"/>
            <w:rtl w:val="0"/>
          </w:rPr>
          <w:t xml:space="preserve">http://eproc.lkpp.go.id</w:t>
        </w:r>
      </w:hyperlink>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319">
      <w:pPr>
        <w:ind w:left="216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A">
      <w:pPr>
        <w:numPr>
          <w:ilvl w:val="0"/>
          <w:numId w:val="143"/>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Permintaan perubahan Data </w:t>
      </w:r>
      <w:commentRangeStart w:id="39"/>
      <w:r w:rsidDel="00000000" w:rsidR="00000000" w:rsidRPr="00000000">
        <w:rPr>
          <w:rFonts w:ascii="Bookman Old Style" w:cs="Bookman Old Style" w:eastAsia="Bookman Old Style" w:hAnsi="Bookman Old Style"/>
          <w:rtl w:val="0"/>
        </w:rPr>
        <w:t xml:space="preserve">Rekanan</w:t>
      </w:r>
      <w:commentRangeEnd w:id="39"/>
      <w:r w:rsidDel="00000000" w:rsidR="00000000" w:rsidRPr="00000000">
        <w:commentReference w:id="39"/>
      </w:r>
      <w:r w:rsidDel="00000000" w:rsidR="00000000" w:rsidRPr="00000000">
        <w:rPr>
          <w:rFonts w:ascii="Bookman Old Style" w:cs="Bookman Old Style" w:eastAsia="Bookman Old Style" w:hAnsi="Bookman Old Style"/>
          <w:rtl w:val="0"/>
        </w:rPr>
        <w:t xml:space="preserve"> (NPWP, Alamat, Bentuk Usaha, Email)</w:t>
      </w:r>
    </w:p>
    <w:p w:rsidR="00000000" w:rsidDel="00000000" w:rsidP="00000000" w:rsidRDefault="00000000" w:rsidRPr="00000000" w14:paraId="0000031B">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Cara Melakukan Perubahan </w:t>
      </w:r>
      <w:r w:rsidDel="00000000" w:rsidR="00000000" w:rsidRPr="00000000">
        <w:rPr>
          <w:rFonts w:ascii="Bookman Old Style" w:cs="Bookman Old Style" w:eastAsia="Bookman Old Style" w:hAnsi="Bookman Old Style"/>
          <w:i w:val="1"/>
          <w:iCs w:val="1"/>
          <w:rtl w:val="0"/>
          <w:rPrChange w:author="Deleted user" w:id="47" w:date="2023-07-26T13:05:00Z">
            <w:rPr>
              <w:rFonts w:ascii="Bookman Old Style" w:cs="Bookman Old Style" w:eastAsia="Bookman Old Style" w:hAnsi="Bookman Old Style"/>
            </w:rPr>
          </w:rPrChange>
        </w:rPr>
        <w:t xml:space="preserve">Email</w:t>
      </w:r>
      <w:r w:rsidDel="00000000" w:rsidR="00000000" w:rsidRPr="00000000">
        <w:rPr>
          <w:rFonts w:ascii="Bookman Old Style" w:cs="Bookman Old Style" w:eastAsia="Bookman Old Style" w:hAnsi="Bookman Old Style"/>
          <w:rtl w:val="0"/>
        </w:rPr>
        <w:t xml:space="preserve"> bisa diajukan langsung ke Verifikator di LPSE dimana Akun SPSE </w:t>
      </w:r>
      <w:del w:author="Wahyu Juliangga" w:id="48" w:date="2023-07-26T12:24:20Z">
        <w:r w:rsidDel="00000000" w:rsidR="00000000" w:rsidRPr="00000000">
          <w:rPr>
            <w:rFonts w:ascii="Bookman Old Style" w:cs="Bookman Old Style" w:eastAsia="Bookman Old Style" w:hAnsi="Bookman Old Style"/>
            <w:rtl w:val="0"/>
          </w:rPr>
          <w:delText xml:space="preserve">saudara </w:delText>
        </w:r>
      </w:del>
      <w:r w:rsidDel="00000000" w:rsidR="00000000" w:rsidRPr="00000000">
        <w:rPr>
          <w:rFonts w:ascii="Bookman Old Style" w:cs="Bookman Old Style" w:eastAsia="Bookman Old Style" w:hAnsi="Bookman Old Style"/>
          <w:rtl w:val="0"/>
        </w:rPr>
        <w:t xml:space="preserve">terdaftar pertama kali. Anda bisa datang langsung ke LPSE Terkait dengan </w:t>
      </w:r>
      <w:ins w:author="Deleted user" w:id="49" w:date="2023-07-26T05:33:03Z">
        <w:r w:rsidDel="00000000" w:rsidR="00000000" w:rsidRPr="00000000">
          <w:rPr>
            <w:rFonts w:ascii="Bookman Old Style" w:cs="Bookman Old Style" w:eastAsia="Bookman Old Style" w:hAnsi="Bookman Old Style"/>
            <w:rtl w:val="0"/>
          </w:rPr>
          <w:t xml:space="preserve">m</w:t>
        </w:r>
      </w:ins>
      <w:del w:author="Deleted user" w:id="49" w:date="2023-07-26T05:33:03Z">
        <w:r w:rsidDel="00000000" w:rsidR="00000000" w:rsidRPr="00000000">
          <w:rPr>
            <w:rFonts w:ascii="Bookman Old Style" w:cs="Bookman Old Style" w:eastAsia="Bookman Old Style" w:hAnsi="Bookman Old Style"/>
            <w:rtl w:val="0"/>
          </w:rPr>
          <w:delText xml:space="preserve">M</w:delText>
        </w:r>
      </w:del>
      <w:r w:rsidDel="00000000" w:rsidR="00000000" w:rsidRPr="00000000">
        <w:rPr>
          <w:rFonts w:ascii="Bookman Old Style" w:cs="Bookman Old Style" w:eastAsia="Bookman Old Style" w:hAnsi="Bookman Old Style"/>
          <w:rtl w:val="0"/>
        </w:rPr>
        <w:t xml:space="preserve">enyampaikan beberapa dokumen:</w:t>
      </w:r>
    </w:p>
    <w:p w:rsidR="00000000" w:rsidDel="00000000" w:rsidP="00000000" w:rsidRDefault="00000000" w:rsidRPr="00000000" w14:paraId="0000031C">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Untuk Penyedia Badan Usaha :</w:t>
      </w:r>
    </w:p>
    <w:p w:rsidR="00000000" w:rsidDel="00000000" w:rsidP="00000000" w:rsidRDefault="00000000" w:rsidRPr="00000000" w14:paraId="0000031D">
      <w:pPr>
        <w:numPr>
          <w:ilvl w:val="0"/>
          <w:numId w:val="7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Surat permohonan perubahan </w:t>
      </w:r>
      <w:r w:rsidDel="00000000" w:rsidR="00000000" w:rsidRPr="00000000">
        <w:rPr>
          <w:rFonts w:ascii="Bookman Old Style" w:cs="Bookman Old Style" w:eastAsia="Bookman Old Style" w:hAnsi="Bookman Old Style"/>
          <w:i w:val="1"/>
          <w:iCs w:val="1"/>
          <w:rtl w:val="0"/>
          <w:rPrChange w:author="Deleted user" w:id="50" w:date="2023-07-26T05:33:12Z">
            <w:rPr>
              <w:rFonts w:ascii="Bookman Old Style" w:cs="Bookman Old Style" w:eastAsia="Bookman Old Style" w:hAnsi="Bookman Old Style"/>
            </w:rPr>
          </w:rPrChange>
        </w:rPr>
        <w:t xml:space="preserve">Email</w:t>
      </w:r>
      <w:r w:rsidDel="00000000" w:rsidR="00000000" w:rsidRPr="00000000">
        <w:rPr>
          <w:rFonts w:ascii="Bookman Old Style" w:cs="Bookman Old Style" w:eastAsia="Bookman Old Style" w:hAnsi="Bookman Old Style"/>
          <w:rtl w:val="0"/>
        </w:rPr>
        <w:t xml:space="preserve"> dengan Kop Surat Perusahaan dan bermaterai 10000 ditandatangani </w:t>
      </w:r>
      <w:ins w:author="Deleted user" w:id="51" w:date="2023-07-26T05:33:18Z">
        <w:r w:rsidDel="00000000" w:rsidR="00000000" w:rsidRPr="00000000">
          <w:rPr>
            <w:rFonts w:ascii="Bookman Old Style" w:cs="Bookman Old Style" w:eastAsia="Bookman Old Style" w:hAnsi="Bookman Old Style"/>
            <w:rtl w:val="0"/>
          </w:rPr>
          <w:t xml:space="preserve">o</w:t>
        </w:r>
      </w:ins>
      <w:del w:author="Deleted user" w:id="51" w:date="2023-07-26T05:33:18Z">
        <w:r w:rsidDel="00000000" w:rsidR="00000000" w:rsidRPr="00000000">
          <w:rPr>
            <w:rFonts w:ascii="Bookman Old Style" w:cs="Bookman Old Style" w:eastAsia="Bookman Old Style" w:hAnsi="Bookman Old Style"/>
            <w:rtl w:val="0"/>
          </w:rPr>
          <w:delText xml:space="preserve">O</w:delText>
        </w:r>
      </w:del>
      <w:r w:rsidDel="00000000" w:rsidR="00000000" w:rsidRPr="00000000">
        <w:rPr>
          <w:rFonts w:ascii="Bookman Old Style" w:cs="Bookman Old Style" w:eastAsia="Bookman Old Style" w:hAnsi="Bookman Old Style"/>
          <w:rtl w:val="0"/>
        </w:rPr>
        <w:t xml:space="preserve">leh Direktur/Direksi [Asli/Scan]</w:t>
      </w:r>
    </w:p>
    <w:p w:rsidR="00000000" w:rsidDel="00000000" w:rsidP="00000000" w:rsidRDefault="00000000" w:rsidRPr="00000000" w14:paraId="0000031E">
      <w:pPr>
        <w:numPr>
          <w:ilvl w:val="0"/>
          <w:numId w:val="7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Surat Kuasa dari Direktur/Direksi dengan Kop Surat Perusahaan dan bermaterai 10000 (Jika Pengajuan Dokumen dikuasakan) [Asli/Scan]</w:t>
      </w:r>
    </w:p>
    <w:p w:rsidR="00000000" w:rsidDel="00000000" w:rsidP="00000000" w:rsidRDefault="00000000" w:rsidRPr="00000000" w14:paraId="0000031F">
      <w:pPr>
        <w:numPr>
          <w:ilvl w:val="0"/>
          <w:numId w:val="7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KTP direksi/direktur/pemilik perusahaan/pejabat yang berwenang di </w:t>
      </w:r>
      <w:ins w:author="Deleted user" w:id="52" w:date="2023-07-26T05:33:28Z">
        <w:r w:rsidDel="00000000" w:rsidR="00000000" w:rsidRPr="00000000">
          <w:rPr>
            <w:rFonts w:ascii="Bookman Old Style" w:cs="Bookman Old Style" w:eastAsia="Bookman Old Style" w:hAnsi="Bookman Old Style"/>
            <w:rtl w:val="0"/>
          </w:rPr>
          <w:t xml:space="preserve">P</w:t>
        </w:r>
      </w:ins>
      <w:del w:author="Deleted user" w:id="52" w:date="2023-07-26T05:33:28Z">
        <w:r w:rsidDel="00000000" w:rsidR="00000000" w:rsidRPr="00000000">
          <w:rPr>
            <w:rFonts w:ascii="Bookman Old Style" w:cs="Bookman Old Style" w:eastAsia="Bookman Old Style" w:hAnsi="Bookman Old Style"/>
            <w:rtl w:val="0"/>
          </w:rPr>
          <w:delText xml:space="preserve">p</w:delText>
        </w:r>
      </w:del>
      <w:r w:rsidDel="00000000" w:rsidR="00000000" w:rsidRPr="00000000">
        <w:rPr>
          <w:rFonts w:ascii="Bookman Old Style" w:cs="Bookman Old Style" w:eastAsia="Bookman Old Style" w:hAnsi="Bookman Old Style"/>
          <w:rtl w:val="0"/>
        </w:rPr>
        <w:t xml:space="preserve">erusahaan [Salinan]</w:t>
      </w:r>
    </w:p>
    <w:p w:rsidR="00000000" w:rsidDel="00000000" w:rsidP="00000000" w:rsidRDefault="00000000" w:rsidRPr="00000000" w14:paraId="00000320">
      <w:pPr>
        <w:numPr>
          <w:ilvl w:val="0"/>
          <w:numId w:val="7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NPWP Perusahaan [Salinan]</w:t>
      </w:r>
    </w:p>
    <w:p w:rsidR="00000000" w:rsidDel="00000000" w:rsidP="00000000" w:rsidRDefault="00000000" w:rsidRPr="00000000" w14:paraId="00000321">
      <w:pPr>
        <w:numPr>
          <w:ilvl w:val="0"/>
          <w:numId w:val="7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Akta pendirian perusahaan, serta akta perubahan terakhir (jika ada) [Asli/Salinan]</w:t>
      </w:r>
    </w:p>
    <w:p w:rsidR="00000000" w:rsidDel="00000000" w:rsidP="00000000" w:rsidRDefault="00000000" w:rsidRPr="00000000" w14:paraId="00000322">
      <w:pPr>
        <w:numPr>
          <w:ilvl w:val="0"/>
          <w:numId w:val="7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SIUP/SIUJK/NIB/</w:t>
      </w:r>
      <w:ins w:author="Belathea Chastine" w:id="53" w:date="2023-07-24T08:40:34Z">
        <w:r w:rsidDel="00000000" w:rsidR="00000000" w:rsidRPr="00000000">
          <w:rPr>
            <w:rFonts w:ascii="Bookman Old Style" w:cs="Bookman Old Style" w:eastAsia="Bookman Old Style" w:hAnsi="Bookman Old Style"/>
            <w:rtl w:val="0"/>
            <w:rPrChange w:author="Belathea Chastine" w:id="54" w:date="2023-07-24T08:40:34Z">
              <w:rPr>
                <w:rFonts w:ascii="Bookman Old Style" w:cs="Bookman Old Style" w:eastAsia="Bookman Old Style" w:hAnsi="Bookman Old Style"/>
              </w:rPr>
            </w:rPrChange>
          </w:rPr>
          <w:t xml:space="preserve">Izin</w:t>
        </w:r>
      </w:ins>
      <w:del w:author="Belathea Chastine" w:id="53" w:date="2023-07-24T08:40:34Z">
        <w:r w:rsidDel="00000000" w:rsidR="00000000" w:rsidRPr="00000000">
          <w:rPr>
            <w:rFonts w:ascii="Bookman Old Style" w:cs="Bookman Old Style" w:eastAsia="Bookman Old Style" w:hAnsi="Bookman Old Style"/>
            <w:rtl w:val="0"/>
            <w:rPrChange w:author="Belathea Chastine" w:id="54" w:date="2023-07-24T08:40:34Z">
              <w:rPr>
                <w:rFonts w:ascii="Bookman Old Style" w:cs="Bookman Old Style" w:eastAsia="Bookman Old Style" w:hAnsi="Bookman Old Style"/>
              </w:rPr>
            </w:rPrChange>
          </w:rPr>
          <w:delText xml:space="preserve">Ijin</w:delText>
        </w:r>
      </w:del>
      <w:r w:rsidDel="00000000" w:rsidR="00000000" w:rsidRPr="00000000">
        <w:rPr>
          <w:rFonts w:ascii="Bookman Old Style" w:cs="Bookman Old Style" w:eastAsia="Bookman Old Style" w:hAnsi="Bookman Old Style"/>
          <w:rtl w:val="0"/>
        </w:rPr>
        <w:t xml:space="preserve"> untuk menjalankan kegiatan/usaha sesuai </w:t>
      </w:r>
      <w:ins w:author="Deleted user" w:id="55" w:date="2023-07-26T05:33:37Z">
        <w:r w:rsidDel="00000000" w:rsidR="00000000" w:rsidRPr="00000000">
          <w:rPr>
            <w:rFonts w:ascii="Bookman Old Style" w:cs="Bookman Old Style" w:eastAsia="Bookman Old Style" w:hAnsi="Bookman Old Style"/>
            <w:rtl w:val="0"/>
          </w:rPr>
          <w:t xml:space="preserve">b</w:t>
        </w:r>
      </w:ins>
      <w:del w:author="Deleted user" w:id="55" w:date="2023-07-26T05:33:37Z">
        <w:r w:rsidDel="00000000" w:rsidR="00000000" w:rsidRPr="00000000">
          <w:rPr>
            <w:rFonts w:ascii="Bookman Old Style" w:cs="Bookman Old Style" w:eastAsia="Bookman Old Style" w:hAnsi="Bookman Old Style"/>
            <w:rtl w:val="0"/>
          </w:rPr>
          <w:delText xml:space="preserve">B</w:delText>
        </w:r>
      </w:del>
      <w:r w:rsidDel="00000000" w:rsidR="00000000" w:rsidRPr="00000000">
        <w:rPr>
          <w:rFonts w:ascii="Bookman Old Style" w:cs="Bookman Old Style" w:eastAsia="Bookman Old Style" w:hAnsi="Bookman Old Style"/>
          <w:rtl w:val="0"/>
        </w:rPr>
        <w:t xml:space="preserve">idangnya dan ketentuan perundangan yang berlaku [Salinan]</w:t>
      </w:r>
    </w:p>
    <w:p w:rsidR="00000000" w:rsidDel="00000000" w:rsidP="00000000" w:rsidRDefault="00000000" w:rsidRPr="00000000" w14:paraId="00000323">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Untuk Penyedia Non Badan Usaha :</w:t>
      </w:r>
    </w:p>
    <w:p w:rsidR="00000000" w:rsidDel="00000000" w:rsidP="00000000" w:rsidRDefault="00000000" w:rsidRPr="00000000" w14:paraId="00000324">
      <w:pPr>
        <w:numPr>
          <w:ilvl w:val="0"/>
          <w:numId w:val="124"/>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Surat permohonan </w:t>
      </w:r>
      <w:ins w:author="Deleted user" w:id="56" w:date="2023-07-26T05:33:42Z">
        <w:r w:rsidDel="00000000" w:rsidR="00000000" w:rsidRPr="00000000">
          <w:rPr>
            <w:rFonts w:ascii="Bookman Old Style" w:cs="Bookman Old Style" w:eastAsia="Bookman Old Style" w:hAnsi="Bookman Old Style"/>
            <w:rtl w:val="0"/>
          </w:rPr>
          <w:t xml:space="preserve">p</w:t>
        </w:r>
      </w:ins>
      <w:del w:author="Deleted user" w:id="56" w:date="2023-07-26T05:33:42Z">
        <w:r w:rsidDel="00000000" w:rsidR="00000000" w:rsidRPr="00000000">
          <w:rPr>
            <w:rFonts w:ascii="Bookman Old Style" w:cs="Bookman Old Style" w:eastAsia="Bookman Old Style" w:hAnsi="Bookman Old Style"/>
            <w:rtl w:val="0"/>
          </w:rPr>
          <w:delText xml:space="preserve">P</w:delText>
        </w:r>
      </w:del>
      <w:r w:rsidDel="00000000" w:rsidR="00000000" w:rsidRPr="00000000">
        <w:rPr>
          <w:rFonts w:ascii="Bookman Old Style" w:cs="Bookman Old Style" w:eastAsia="Bookman Old Style" w:hAnsi="Bookman Old Style"/>
          <w:rtl w:val="0"/>
        </w:rPr>
        <w:t xml:space="preserve">erubahan </w:t>
      </w:r>
      <w:r w:rsidDel="00000000" w:rsidR="00000000" w:rsidRPr="00000000">
        <w:rPr>
          <w:rFonts w:ascii="Bookman Old Style" w:cs="Bookman Old Style" w:eastAsia="Bookman Old Style" w:hAnsi="Bookman Old Style"/>
          <w:i w:val="1"/>
          <w:iCs w:val="1"/>
          <w:rtl w:val="0"/>
          <w:rPrChange w:author="Deleted user" w:id="57" w:date="2023-07-26T05:33:45Z">
            <w:rPr>
              <w:rFonts w:ascii="Bookman Old Style" w:cs="Bookman Old Style" w:eastAsia="Bookman Old Style" w:hAnsi="Bookman Old Style"/>
            </w:rPr>
          </w:rPrChange>
        </w:rPr>
        <w:t xml:space="preserve">Email</w:t>
      </w:r>
      <w:r w:rsidDel="00000000" w:rsidR="00000000" w:rsidRPr="00000000">
        <w:rPr>
          <w:rFonts w:ascii="Bookman Old Style" w:cs="Bookman Old Style" w:eastAsia="Bookman Old Style" w:hAnsi="Bookman Old Style"/>
          <w:rtl w:val="0"/>
        </w:rPr>
        <w:t xml:space="preserve"> Penyedia bermaterai 10000 [Asli/Scan]</w:t>
      </w:r>
    </w:p>
    <w:p w:rsidR="00000000" w:rsidDel="00000000" w:rsidP="00000000" w:rsidRDefault="00000000" w:rsidRPr="00000000" w14:paraId="00000325">
      <w:pPr>
        <w:numPr>
          <w:ilvl w:val="0"/>
          <w:numId w:val="124"/>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Surat Kuasa dari Penyedia bermaterai 10000 (Jika Pengajuan Dokumen dikuasakan) [Asli/Scan]</w:t>
      </w:r>
    </w:p>
    <w:p w:rsidR="00000000" w:rsidDel="00000000" w:rsidP="00000000" w:rsidRDefault="00000000" w:rsidRPr="00000000" w14:paraId="00000326">
      <w:pPr>
        <w:numPr>
          <w:ilvl w:val="0"/>
          <w:numId w:val="124"/>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KTP Penyedia [Salinan] </w:t>
      </w:r>
    </w:p>
    <w:p w:rsidR="00000000" w:rsidDel="00000000" w:rsidP="00000000" w:rsidRDefault="00000000" w:rsidRPr="00000000" w14:paraId="00000327">
      <w:pPr>
        <w:numPr>
          <w:ilvl w:val="0"/>
          <w:numId w:val="124"/>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NPWP Penyedia [Salinan] </w:t>
      </w:r>
    </w:p>
    <w:p w:rsidR="00000000" w:rsidDel="00000000" w:rsidP="00000000" w:rsidRDefault="00000000" w:rsidRPr="00000000" w14:paraId="00000328">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Template Surat Permohonan Dapat di download di: </w:t>
      </w:r>
    </w:p>
    <w:p w:rsidR="00000000" w:rsidDel="00000000" w:rsidP="00000000" w:rsidRDefault="00000000" w:rsidRPr="00000000" w14:paraId="00000329">
      <w:pPr>
        <w:ind w:left="720" w:firstLine="0"/>
        <w:rPr>
          <w:rFonts w:ascii="Bookman Old Style" w:cs="Bookman Old Style" w:eastAsia="Bookman Old Style" w:hAnsi="Bookman Old Style"/>
        </w:rPr>
      </w:pPr>
      <w:hyperlink r:id="rId17">
        <w:r w:rsidDel="00000000" w:rsidR="00000000" w:rsidRPr="00000000">
          <w:rPr>
            <w:rFonts w:ascii="Bookman Old Style" w:cs="Bookman Old Style" w:eastAsia="Bookman Old Style" w:hAnsi="Bookman Old Style"/>
            <w:color w:val="1155cc"/>
            <w:u w:val="single"/>
            <w:rtl w:val="0"/>
          </w:rPr>
          <w:t xml:space="preserve">https://docs.google.com/document/d/15tiwpXq3huq-W1pY-G68ta0eqbmgQDMY/edit?usp=sharing&amp;ouid=110468918787904201449&amp;rtpof=true&amp;sd=true</w:t>
        </w:r>
      </w:hyperlink>
      <w:r w:rsidDel="00000000" w:rsidR="00000000" w:rsidRPr="00000000">
        <w:rPr>
          <w:rtl w:val="0"/>
        </w:rPr>
      </w:r>
    </w:p>
    <w:p w:rsidR="00000000" w:rsidDel="00000000" w:rsidP="00000000" w:rsidRDefault="00000000" w:rsidRPr="00000000" w14:paraId="0000032A">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2B">
      <w:p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 Bagaimana cara untuk melakukan permintaan perubahan</w:t>
      </w:r>
      <w:ins w:author="Deleted user" w:id="58" w:date="2023-07-26T05:34:02Z">
        <w:r w:rsidDel="00000000" w:rsidR="00000000" w:rsidRPr="00000000">
          <w:rPr>
            <w:rFonts w:ascii="Bookman Old Style" w:cs="Bookman Old Style" w:eastAsia="Bookman Old Style" w:hAnsi="Bookman Old Style"/>
            <w:rtl w:val="0"/>
          </w:rPr>
          <w:t xml:space="preserve"> kata sandi</w:t>
        </w:r>
      </w:ins>
      <w:del w:author="Deleted user" w:id="58" w:date="2023-07-26T05:34:02Z">
        <w:r w:rsidDel="00000000" w:rsidR="00000000" w:rsidRPr="00000000">
          <w:rPr>
            <w:rFonts w:ascii="Bookman Old Style" w:cs="Bookman Old Style" w:eastAsia="Bookman Old Style" w:hAnsi="Bookman Old Style"/>
            <w:rtl w:val="0"/>
          </w:rPr>
          <w:delText xml:space="preserve"> password</w:delText>
        </w:r>
      </w:del>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32C">
      <w:pPr>
        <w:numPr>
          <w:ilvl w:val="0"/>
          <w:numId w:val="17"/>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Bagi Penyedia yang dapat </w:t>
      </w:r>
      <w:r w:rsidDel="00000000" w:rsidR="00000000" w:rsidRPr="00000000">
        <w:rPr>
          <w:rFonts w:ascii="Bookman Old Style" w:cs="Bookman Old Style" w:eastAsia="Bookman Old Style" w:hAnsi="Bookman Old Style"/>
          <w:i w:val="1"/>
          <w:iCs w:val="1"/>
          <w:rtl w:val="0"/>
          <w:rPrChange w:author="Deleted user" w:id="59" w:date="2023-07-26T05:34:17Z">
            <w:rPr>
              <w:rFonts w:ascii="Bookman Old Style" w:cs="Bookman Old Style" w:eastAsia="Bookman Old Style" w:hAnsi="Bookman Old Style"/>
            </w:rPr>
          </w:rPrChange>
        </w:rPr>
        <w:t xml:space="preserve">login </w:t>
      </w:r>
      <w:r w:rsidDel="00000000" w:rsidR="00000000" w:rsidRPr="00000000">
        <w:rPr>
          <w:rFonts w:ascii="Bookman Old Style" w:cs="Bookman Old Style" w:eastAsia="Bookman Old Style" w:hAnsi="Bookman Old Style"/>
          <w:rtl w:val="0"/>
        </w:rPr>
        <w:t xml:space="preserve">di LPSE terdaftar dapat melakukan perubahan </w:t>
      </w:r>
      <w:ins w:author="Deleted user" w:id="60" w:date="2023-07-26T05:34:20Z">
        <w:r w:rsidDel="00000000" w:rsidR="00000000" w:rsidRPr="00000000">
          <w:rPr>
            <w:rFonts w:ascii="Bookman Old Style" w:cs="Bookman Old Style" w:eastAsia="Bookman Old Style" w:hAnsi="Bookman Old Style"/>
            <w:rtl w:val="0"/>
          </w:rPr>
          <w:t xml:space="preserve">kata sandi</w:t>
        </w:r>
      </w:ins>
      <w:del w:author="Deleted user" w:id="60" w:date="2023-07-26T05:34:20Z">
        <w:r w:rsidDel="00000000" w:rsidR="00000000" w:rsidRPr="00000000">
          <w:rPr>
            <w:rFonts w:ascii="Bookman Old Style" w:cs="Bookman Old Style" w:eastAsia="Bookman Old Style" w:hAnsi="Bookman Old Style"/>
            <w:rtl w:val="0"/>
          </w:rPr>
          <w:delText xml:space="preserve">password</w:delText>
        </w:r>
      </w:del>
      <w:r w:rsidDel="00000000" w:rsidR="00000000" w:rsidRPr="00000000">
        <w:rPr>
          <w:rFonts w:ascii="Bookman Old Style" w:cs="Bookman Old Style" w:eastAsia="Bookman Old Style" w:hAnsi="Bookman Old Style"/>
          <w:rtl w:val="0"/>
        </w:rPr>
        <w:t xml:space="preserve"> dengan cara </w:t>
      </w:r>
      <w:r w:rsidDel="00000000" w:rsidR="00000000" w:rsidRPr="00000000">
        <w:rPr>
          <w:rFonts w:ascii="Bookman Old Style" w:cs="Bookman Old Style" w:eastAsia="Bookman Old Style" w:hAnsi="Bookman Old Style"/>
          <w:i w:val="1"/>
          <w:iCs w:val="1"/>
          <w:rtl w:val="0"/>
          <w:rPrChange w:author="Deleted user" w:id="61" w:date="2023-07-26T05:34:26Z">
            <w:rPr>
              <w:rFonts w:ascii="Bookman Old Style" w:cs="Bookman Old Style" w:eastAsia="Bookman Old Style" w:hAnsi="Bookman Old Style"/>
            </w:rPr>
          </w:rPrChange>
        </w:rPr>
        <w:t xml:space="preserve">login </w:t>
      </w:r>
      <w:r w:rsidDel="00000000" w:rsidR="00000000" w:rsidRPr="00000000">
        <w:rPr>
          <w:rFonts w:ascii="Bookman Old Style" w:cs="Bookman Old Style" w:eastAsia="Bookman Old Style" w:hAnsi="Bookman Old Style"/>
          <w:rtl w:val="0"/>
        </w:rPr>
        <w:t xml:space="preserve">dengan Akun SPSE pada LPSE terdaftar, klik Menu </w:t>
      </w:r>
      <w:ins w:author="Deleted user" w:id="62" w:date="2023-07-26T05:34:33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Ganti Password</w:t>
      </w:r>
      <w:ins w:author="Deleted user" w:id="63" w:date="2023-07-26T05:34:34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32D">
      <w:pPr>
        <w:numPr>
          <w:ilvl w:val="0"/>
          <w:numId w:val="17"/>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Bagi Penyedia yang tidak dapat </w:t>
      </w:r>
      <w:r w:rsidDel="00000000" w:rsidR="00000000" w:rsidRPr="00000000">
        <w:rPr>
          <w:rFonts w:ascii="Bookman Old Style" w:cs="Bookman Old Style" w:eastAsia="Bookman Old Style" w:hAnsi="Bookman Old Style"/>
          <w:i w:val="1"/>
          <w:iCs w:val="1"/>
          <w:rtl w:val="0"/>
          <w:rPrChange w:author="Deleted user" w:id="64" w:date="2023-07-26T05:34:38Z">
            <w:rPr>
              <w:rFonts w:ascii="Bookman Old Style" w:cs="Bookman Old Style" w:eastAsia="Bookman Old Style" w:hAnsi="Bookman Old Style"/>
            </w:rPr>
          </w:rPrChange>
        </w:rPr>
        <w:t xml:space="preserve">login</w:t>
      </w:r>
      <w:ins w:author="Deleted user" w:id="65" w:date="2023-07-26T05:34:42Z">
        <w:r w:rsidDel="00000000" w:rsidR="00000000" w:rsidRPr="00000000">
          <w:rPr>
            <w:rFonts w:ascii="Bookman Old Style" w:cs="Bookman Old Style" w:eastAsia="Bookman Old Style" w:hAnsi="Bookman Old Style"/>
            <w:rtl w:val="0"/>
            <w:rPrChange w:author="Deleted user" w:id="66" w:date="2023-07-26T05:34:42Z">
              <w:rPr>
                <w:rFonts w:ascii="Bookman Old Style" w:cs="Bookman Old Style" w:eastAsia="Bookman Old Style" w:hAnsi="Bookman Old Style"/>
              </w:rPr>
            </w:rPrChange>
          </w:rPr>
          <w:t xml:space="preserve">, </w:t>
        </w:r>
      </w:ins>
      <w:del w:author="Deleted user" w:id="65" w:date="2023-07-26T05:34:42Z">
        <w:r w:rsidDel="00000000" w:rsidR="00000000" w:rsidRPr="00000000">
          <w:rPr>
            <w:rFonts w:ascii="Bookman Old Style" w:cs="Bookman Old Style" w:eastAsia="Bookman Old Style" w:hAnsi="Bookman Old Style"/>
            <w:rtl w:val="0"/>
          </w:rPr>
          <w:delText xml:space="preserve"> </w:delText>
        </w:r>
      </w:del>
      <w:r w:rsidDel="00000000" w:rsidR="00000000" w:rsidRPr="00000000">
        <w:rPr>
          <w:rFonts w:ascii="Bookman Old Style" w:cs="Bookman Old Style" w:eastAsia="Bookman Old Style" w:hAnsi="Bookman Old Style"/>
          <w:rtl w:val="0"/>
        </w:rPr>
        <w:t xml:space="preserve">dapat menggunakan fitur </w:t>
      </w:r>
      <w:ins w:author="Deleted user" w:id="67" w:date="2023-07-26T05:34:48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Lupa </w:t>
      </w:r>
      <w:r w:rsidDel="00000000" w:rsidR="00000000" w:rsidRPr="00000000">
        <w:rPr>
          <w:rFonts w:ascii="Bookman Old Style" w:cs="Bookman Old Style" w:eastAsia="Bookman Old Style" w:hAnsi="Bookman Old Style"/>
          <w:i w:val="1"/>
          <w:iCs w:val="1"/>
          <w:rtl w:val="0"/>
          <w:rPrChange w:author="Deleted user" w:id="68" w:date="2023-07-26T05:35:29Z">
            <w:rPr>
              <w:rFonts w:ascii="Bookman Old Style" w:cs="Bookman Old Style" w:eastAsia="Bookman Old Style" w:hAnsi="Bookman Old Style"/>
            </w:rPr>
          </w:rPrChange>
        </w:rPr>
        <w:t xml:space="preserve">Password</w:t>
      </w:r>
      <w:ins w:author="Deleted user" w:id="69" w:date="2023-07-26T05:34:50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 dengan </w:t>
      </w:r>
      <w:ins w:author="Deleted user" w:id="70" w:date="2023-07-26T05:34:51Z">
        <w:r w:rsidDel="00000000" w:rsidR="00000000" w:rsidRPr="00000000">
          <w:rPr>
            <w:rFonts w:ascii="Bookman Old Style" w:cs="Bookman Old Style" w:eastAsia="Bookman Old Style" w:hAnsi="Bookman Old Style"/>
            <w:rtl w:val="0"/>
          </w:rPr>
          <w:t xml:space="preserve">memasukkan</w:t>
        </w:r>
      </w:ins>
      <w:del w:author="Deleted user" w:id="70" w:date="2023-07-26T05:34:51Z">
        <w:r w:rsidDel="00000000" w:rsidR="00000000" w:rsidRPr="00000000">
          <w:rPr>
            <w:rFonts w:ascii="Bookman Old Style" w:cs="Bookman Old Style" w:eastAsia="Bookman Old Style" w:hAnsi="Bookman Old Style"/>
            <w:rtl w:val="0"/>
          </w:rPr>
          <w:delText xml:space="preserve">input</w:delText>
        </w:r>
      </w:del>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i w:val="1"/>
          <w:iCs w:val="1"/>
          <w:rtl w:val="0"/>
          <w:rPrChange w:author="Deleted user" w:id="71" w:date="2023-07-26T05:34:56Z">
            <w:rPr>
              <w:rFonts w:ascii="Bookman Old Style" w:cs="Bookman Old Style" w:eastAsia="Bookman Old Style" w:hAnsi="Bookman Old Style"/>
            </w:rPr>
          </w:rPrChange>
        </w:rPr>
        <w:t xml:space="preserve">User ID</w:t>
      </w:r>
      <w:r w:rsidDel="00000000" w:rsidR="00000000" w:rsidRPr="00000000">
        <w:rPr>
          <w:rFonts w:ascii="Bookman Old Style" w:cs="Bookman Old Style" w:eastAsia="Bookman Old Style" w:hAnsi="Bookman Old Style"/>
          <w:rtl w:val="0"/>
        </w:rPr>
        <w:t xml:space="preserve"> dan </w:t>
      </w:r>
      <w:r w:rsidDel="00000000" w:rsidR="00000000" w:rsidRPr="00000000">
        <w:rPr>
          <w:rFonts w:ascii="Bookman Old Style" w:cs="Bookman Old Style" w:eastAsia="Bookman Old Style" w:hAnsi="Bookman Old Style"/>
          <w:i w:val="1"/>
          <w:iCs w:val="1"/>
          <w:rtl w:val="0"/>
          <w:rPrChange w:author="Deleted user" w:id="72" w:date="2023-07-26T05:35:02Z">
            <w:rPr>
              <w:rFonts w:ascii="Bookman Old Style" w:cs="Bookman Old Style" w:eastAsia="Bookman Old Style" w:hAnsi="Bookman Old Style"/>
            </w:rPr>
          </w:rPrChange>
        </w:rPr>
        <w:t xml:space="preserve">Email </w:t>
      </w:r>
      <w:r w:rsidDel="00000000" w:rsidR="00000000" w:rsidRPr="00000000">
        <w:rPr>
          <w:rFonts w:ascii="Bookman Old Style" w:cs="Bookman Old Style" w:eastAsia="Bookman Old Style" w:hAnsi="Bookman Old Style"/>
          <w:rtl w:val="0"/>
        </w:rPr>
        <w:t xml:space="preserve">yang terdaftar di Akun SPSE. Jika gagal</w:t>
      </w:r>
      <w:ins w:author="Deleted user" w:id="73" w:date="2023-07-26T05:35:08Z">
        <w:r w:rsidDel="00000000" w:rsidR="00000000" w:rsidRPr="00000000">
          <w:rPr>
            <w:rFonts w:ascii="Bookman Old Style" w:cs="Bookman Old Style" w:eastAsia="Bookman Old Style" w:hAnsi="Bookman Old Style"/>
            <w:rtl w:val="0"/>
          </w:rPr>
          <w:t xml:space="preserve">, maka penyedia</w:t>
        </w:r>
      </w:ins>
      <w:r w:rsidDel="00000000" w:rsidR="00000000" w:rsidRPr="00000000">
        <w:rPr>
          <w:rFonts w:ascii="Bookman Old Style" w:cs="Bookman Old Style" w:eastAsia="Bookman Old Style" w:hAnsi="Bookman Old Style"/>
          <w:rtl w:val="0"/>
        </w:rPr>
        <w:t xml:space="preserve"> dapat </w:t>
      </w:r>
      <w:ins w:author="Deleted user" w:id="74" w:date="2023-07-26T05:35:15Z">
        <w:r w:rsidDel="00000000" w:rsidR="00000000" w:rsidRPr="00000000">
          <w:rPr>
            <w:rFonts w:ascii="Bookman Old Style" w:cs="Bookman Old Style" w:eastAsia="Bookman Old Style" w:hAnsi="Bookman Old Style"/>
            <w:rtl w:val="0"/>
          </w:rPr>
          <w:t xml:space="preserve">meng</w:t>
        </w:r>
      </w:ins>
      <w:r w:rsidDel="00000000" w:rsidR="00000000" w:rsidRPr="00000000">
        <w:rPr>
          <w:rFonts w:ascii="Bookman Old Style" w:cs="Bookman Old Style" w:eastAsia="Bookman Old Style" w:hAnsi="Bookman Old Style"/>
          <w:rtl w:val="0"/>
        </w:rPr>
        <w:t xml:space="preserve">akses https://lpse.lkpp.go.id/eproc4 dan menggunakan fitur </w:t>
      </w:r>
      <w:ins w:author="Deleted user" w:id="75" w:date="2023-07-26T05:35:23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Lupa </w:t>
      </w:r>
      <w:r w:rsidDel="00000000" w:rsidR="00000000" w:rsidRPr="00000000">
        <w:rPr>
          <w:rFonts w:ascii="Bookman Old Style" w:cs="Bookman Old Style" w:eastAsia="Bookman Old Style" w:hAnsi="Bookman Old Style"/>
          <w:i w:val="1"/>
          <w:iCs w:val="1"/>
          <w:rtl w:val="0"/>
          <w:rPrChange w:author="Deleted user" w:id="76" w:date="2023-07-26T05:35:32Z">
            <w:rPr>
              <w:rFonts w:ascii="Bookman Old Style" w:cs="Bookman Old Style" w:eastAsia="Bookman Old Style" w:hAnsi="Bookman Old Style"/>
            </w:rPr>
          </w:rPrChange>
        </w:rPr>
        <w:t xml:space="preserve">Password</w:t>
      </w:r>
      <w:ins w:author="Deleted user" w:id="77" w:date="2023-07-26T05:35:25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32E">
      <w:pPr>
        <w:numPr>
          <w:ilvl w:val="0"/>
          <w:numId w:val="17"/>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Jika cara nom</w:t>
      </w:r>
      <w:ins w:author="Deleted user" w:id="78" w:date="2023-07-26T05:35:34Z">
        <w:r w:rsidDel="00000000" w:rsidR="00000000" w:rsidRPr="00000000">
          <w:rPr>
            <w:rFonts w:ascii="Bookman Old Style" w:cs="Bookman Old Style" w:eastAsia="Bookman Old Style" w:hAnsi="Bookman Old Style"/>
            <w:rtl w:val="0"/>
          </w:rPr>
          <w:t xml:space="preserve">o</w:t>
        </w:r>
      </w:ins>
      <w:del w:author="Deleted user" w:id="78" w:date="2023-07-26T05:35:34Z">
        <w:r w:rsidDel="00000000" w:rsidR="00000000" w:rsidRPr="00000000">
          <w:rPr>
            <w:rFonts w:ascii="Bookman Old Style" w:cs="Bookman Old Style" w:eastAsia="Bookman Old Style" w:hAnsi="Bookman Old Style"/>
            <w:rtl w:val="0"/>
          </w:rPr>
          <w:delText xml:space="preserve">e</w:delText>
        </w:r>
      </w:del>
      <w:r w:rsidDel="00000000" w:rsidR="00000000" w:rsidRPr="00000000">
        <w:rPr>
          <w:rFonts w:ascii="Bookman Old Style" w:cs="Bookman Old Style" w:eastAsia="Bookman Old Style" w:hAnsi="Bookman Old Style"/>
          <w:rtl w:val="0"/>
        </w:rPr>
        <w:t xml:space="preserve">r 1 dan 2 tidak dapat dilakukan, Penyedia dapat mengajukan permohonan </w:t>
      </w:r>
      <w:ins w:author="Deleted user" w:id="79" w:date="2023-07-26T05:35:39Z">
        <w:r w:rsidDel="00000000" w:rsidR="00000000" w:rsidRPr="00000000">
          <w:rPr>
            <w:rFonts w:ascii="Bookman Old Style" w:cs="Bookman Old Style" w:eastAsia="Bookman Old Style" w:hAnsi="Bookman Old Style"/>
            <w:rtl w:val="0"/>
          </w:rPr>
          <w:t xml:space="preserve">p</w:t>
        </w:r>
      </w:ins>
      <w:del w:author="Deleted user" w:id="79" w:date="2023-07-26T05:35:39Z">
        <w:r w:rsidDel="00000000" w:rsidR="00000000" w:rsidRPr="00000000">
          <w:rPr>
            <w:rFonts w:ascii="Bookman Old Style" w:cs="Bookman Old Style" w:eastAsia="Bookman Old Style" w:hAnsi="Bookman Old Style"/>
            <w:rtl w:val="0"/>
          </w:rPr>
          <w:delText xml:space="preserve">P</w:delText>
        </w:r>
      </w:del>
      <w:r w:rsidDel="00000000" w:rsidR="00000000" w:rsidRPr="00000000">
        <w:rPr>
          <w:rFonts w:ascii="Bookman Old Style" w:cs="Bookman Old Style" w:eastAsia="Bookman Old Style" w:hAnsi="Bookman Old Style"/>
          <w:rtl w:val="0"/>
        </w:rPr>
        <w:t xml:space="preserve">erubahan </w:t>
      </w:r>
      <w:ins w:author="Deleted user" w:id="80" w:date="2023-07-26T05:35:43Z">
        <w:r w:rsidDel="00000000" w:rsidR="00000000" w:rsidRPr="00000000">
          <w:rPr>
            <w:rFonts w:ascii="Bookman Old Style" w:cs="Bookman Old Style" w:eastAsia="Bookman Old Style" w:hAnsi="Bookman Old Style"/>
            <w:rtl w:val="0"/>
          </w:rPr>
          <w:t xml:space="preserve">kata sandi</w:t>
        </w:r>
      </w:ins>
      <w:del w:author="Deleted user" w:id="80" w:date="2023-07-26T05:35:43Z">
        <w:r w:rsidDel="00000000" w:rsidR="00000000" w:rsidRPr="00000000">
          <w:rPr>
            <w:rFonts w:ascii="Bookman Old Style" w:cs="Bookman Old Style" w:eastAsia="Bookman Old Style" w:hAnsi="Bookman Old Style"/>
            <w:rtl w:val="0"/>
          </w:rPr>
          <w:delText xml:space="preserve">Password</w:delText>
        </w:r>
      </w:del>
      <w:r w:rsidDel="00000000" w:rsidR="00000000" w:rsidRPr="00000000">
        <w:rPr>
          <w:rFonts w:ascii="Bookman Old Style" w:cs="Bookman Old Style" w:eastAsia="Bookman Old Style" w:hAnsi="Bookman Old Style"/>
          <w:rtl w:val="0"/>
        </w:rPr>
        <w:t xml:space="preserve"> melalui LPSE </w:t>
      </w:r>
      <w:r w:rsidDel="00000000" w:rsidR="00000000" w:rsidRPr="00000000">
        <w:rPr>
          <w:rFonts w:ascii="Bookman Old Style" w:cs="Bookman Old Style" w:eastAsia="Bookman Old Style" w:hAnsi="Bookman Old Style"/>
          <w:i w:val="1"/>
          <w:iCs w:val="1"/>
          <w:rtl w:val="0"/>
          <w:rPrChange w:author="Deleted user" w:id="81" w:date="2023-07-26T05:35:48Z">
            <w:rPr>
              <w:rFonts w:ascii="Bookman Old Style" w:cs="Bookman Old Style" w:eastAsia="Bookman Old Style" w:hAnsi="Bookman Old Style"/>
            </w:rPr>
          </w:rPrChange>
        </w:rPr>
        <w:t xml:space="preserve">Support</w:t>
      </w:r>
      <w:r w:rsidDel="00000000" w:rsidR="00000000" w:rsidRPr="00000000">
        <w:rPr>
          <w:rFonts w:ascii="Bookman Old Style" w:cs="Bookman Old Style" w:eastAsia="Bookman Old Style" w:hAnsi="Bookman Old Style"/>
          <w:rtl w:val="0"/>
        </w:rPr>
        <w:t xml:space="preserve"> ataupun perwakilan melalui tatap muka di LKPP.</w:t>
      </w:r>
    </w:p>
    <w:p w:rsidR="00000000" w:rsidDel="00000000" w:rsidP="00000000" w:rsidRDefault="00000000" w:rsidRPr="00000000" w14:paraId="0000032F">
      <w:pPr>
        <w:ind w:left="63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Berikut merupakan kelengkapan dokumen yang perlu dipersiapkan untuk Penyedia Badan Usaha:</w:t>
      </w:r>
    </w:p>
    <w:p w:rsidR="00000000" w:rsidDel="00000000" w:rsidP="00000000" w:rsidRDefault="00000000" w:rsidRPr="00000000" w14:paraId="00000330">
      <w:pPr>
        <w:numPr>
          <w:ilvl w:val="0"/>
          <w:numId w:val="8"/>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Surat permohonan perubahan Reset </w:t>
      </w:r>
      <w:ins w:author="Deleted user" w:id="82" w:date="2023-07-26T05:35:59Z">
        <w:r w:rsidDel="00000000" w:rsidR="00000000" w:rsidRPr="00000000">
          <w:rPr>
            <w:rFonts w:ascii="Bookman Old Style" w:cs="Bookman Old Style" w:eastAsia="Bookman Old Style" w:hAnsi="Bookman Old Style"/>
            <w:rtl w:val="0"/>
          </w:rPr>
          <w:t xml:space="preserve">Kata Sandi</w:t>
        </w:r>
      </w:ins>
      <w:del w:author="Deleted user" w:id="82" w:date="2023-07-26T05:35:59Z">
        <w:r w:rsidDel="00000000" w:rsidR="00000000" w:rsidRPr="00000000">
          <w:rPr>
            <w:rFonts w:ascii="Bookman Old Style" w:cs="Bookman Old Style" w:eastAsia="Bookman Old Style" w:hAnsi="Bookman Old Style"/>
            <w:rtl w:val="0"/>
          </w:rPr>
          <w:delText xml:space="preserve">Password</w:delText>
        </w:r>
      </w:del>
      <w:r w:rsidDel="00000000" w:rsidR="00000000" w:rsidRPr="00000000">
        <w:rPr>
          <w:rFonts w:ascii="Bookman Old Style" w:cs="Bookman Old Style" w:eastAsia="Bookman Old Style" w:hAnsi="Bookman Old Style"/>
          <w:rtl w:val="0"/>
        </w:rPr>
        <w:t xml:space="preserve"> dengan Kop Surat Perusahaan dan bermaterai 10000 ditandatangani oleh Direktur/Direksi [Asli]</w:t>
      </w:r>
    </w:p>
    <w:p w:rsidR="00000000" w:rsidDel="00000000" w:rsidP="00000000" w:rsidRDefault="00000000" w:rsidRPr="00000000" w14:paraId="00000331">
      <w:pPr>
        <w:numPr>
          <w:ilvl w:val="0"/>
          <w:numId w:val="8"/>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Surat Kuasa dari Direktur/Direksi dengan Kop Surat Perusahaan dan bermaterai 10000 (Jika Pengajuan Dokumen dikuasakan) [Asli]</w:t>
      </w:r>
    </w:p>
    <w:p w:rsidR="00000000" w:rsidDel="00000000" w:rsidP="00000000" w:rsidRDefault="00000000" w:rsidRPr="00000000" w14:paraId="00000332">
      <w:pPr>
        <w:numPr>
          <w:ilvl w:val="0"/>
          <w:numId w:val="8"/>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KTP direksi/direktur/pemilik perusahaan/pejabat yang berwenang di perusahaan [Salinan]</w:t>
      </w:r>
    </w:p>
    <w:p w:rsidR="00000000" w:rsidDel="00000000" w:rsidP="00000000" w:rsidRDefault="00000000" w:rsidRPr="00000000" w14:paraId="00000333">
      <w:pPr>
        <w:numPr>
          <w:ilvl w:val="0"/>
          <w:numId w:val="8"/>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NPWP Perusahaan [Salinan]</w:t>
      </w:r>
    </w:p>
    <w:p w:rsidR="00000000" w:rsidDel="00000000" w:rsidP="00000000" w:rsidRDefault="00000000" w:rsidRPr="00000000" w14:paraId="00000334">
      <w:pPr>
        <w:numPr>
          <w:ilvl w:val="0"/>
          <w:numId w:val="8"/>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SIUP/SIUJK/NIB/I</w:t>
      </w:r>
      <w:ins w:author="Deleted user" w:id="83" w:date="2023-07-26T05:36:16Z">
        <w:r w:rsidDel="00000000" w:rsidR="00000000" w:rsidRPr="00000000">
          <w:rPr>
            <w:rFonts w:ascii="Bookman Old Style" w:cs="Bookman Old Style" w:eastAsia="Bookman Old Style" w:hAnsi="Bookman Old Style"/>
            <w:rtl w:val="0"/>
          </w:rPr>
          <w:t xml:space="preserve">z</w:t>
        </w:r>
      </w:ins>
      <w:del w:author="Deleted user" w:id="83" w:date="2023-07-26T05:36:16Z">
        <w:r w:rsidDel="00000000" w:rsidR="00000000" w:rsidRPr="00000000">
          <w:rPr>
            <w:rFonts w:ascii="Bookman Old Style" w:cs="Bookman Old Style" w:eastAsia="Bookman Old Style" w:hAnsi="Bookman Old Style"/>
            <w:rtl w:val="0"/>
          </w:rPr>
          <w:delText xml:space="preserve">j</w:delText>
        </w:r>
      </w:del>
      <w:r w:rsidDel="00000000" w:rsidR="00000000" w:rsidRPr="00000000">
        <w:rPr>
          <w:rFonts w:ascii="Bookman Old Style" w:cs="Bookman Old Style" w:eastAsia="Bookman Old Style" w:hAnsi="Bookman Old Style"/>
          <w:rtl w:val="0"/>
        </w:rPr>
        <w:t xml:space="preserve">in untuk menjalankan kegiatan/usaha sesuai Bidangnya dan ketentuan perundangan yang berlaku [Salinan]</w:t>
      </w:r>
    </w:p>
    <w:p w:rsidR="00000000" w:rsidDel="00000000" w:rsidP="00000000" w:rsidRDefault="00000000" w:rsidRPr="00000000" w14:paraId="00000335">
      <w:pPr>
        <w:numPr>
          <w:ilvl w:val="0"/>
          <w:numId w:val="8"/>
        </w:numPr>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Akta pendirian perusahaan, serta akta perubahan terakhir (jika ada) [Salinan]</w:t>
      </w:r>
    </w:p>
    <w:p w:rsidR="00000000" w:rsidDel="00000000" w:rsidP="00000000" w:rsidRDefault="00000000" w:rsidRPr="00000000" w14:paraId="00000336">
      <w:pPr>
        <w:ind w:left="63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Template Surat Permohonan Dapat didownload disini:</w:t>
      </w:r>
      <w:hyperlink r:id="rId18">
        <w:r w:rsidDel="00000000" w:rsidR="00000000" w:rsidRPr="00000000">
          <w:rPr>
            <w:rFonts w:ascii="Bookman Old Style" w:cs="Bookman Old Style" w:eastAsia="Bookman Old Style" w:hAnsi="Bookman Old Style"/>
            <w:rtl w:val="0"/>
          </w:rPr>
          <w:t xml:space="preserve"> </w:t>
        </w:r>
      </w:hyperlink>
      <w:hyperlink r:id="rId19">
        <w:r w:rsidDel="00000000" w:rsidR="00000000" w:rsidRPr="00000000">
          <w:rPr>
            <w:rFonts w:ascii="Bookman Old Style" w:cs="Bookman Old Style" w:eastAsia="Bookman Old Style" w:hAnsi="Bookman Old Style"/>
            <w:color w:val="1155cc"/>
            <w:u w:val="single"/>
            <w:rtl w:val="0"/>
          </w:rPr>
          <w:t xml:space="preserve">https://s.id/FResetPassword</w:t>
        </w:r>
      </w:hyperlink>
      <w:r w:rsidDel="00000000" w:rsidR="00000000" w:rsidRPr="00000000">
        <w:rPr>
          <w:rtl w:val="0"/>
        </w:rPr>
      </w:r>
    </w:p>
    <w:p w:rsidR="00000000" w:rsidDel="00000000" w:rsidP="00000000" w:rsidRDefault="00000000" w:rsidRPr="00000000" w14:paraId="00000337">
      <w:pPr>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38">
      <w:pPr>
        <w:pStyle w:val="Heading4"/>
        <w:rPr>
          <w:rFonts w:ascii="Bookman Old Style" w:cs="Bookman Old Style" w:eastAsia="Bookman Old Style" w:hAnsi="Bookman Old Style"/>
        </w:rPr>
      </w:pPr>
      <w:bookmarkStart w:colFirst="0" w:colLast="0" w:name="_zhrld2prqpvo" w:id="35"/>
      <w:bookmarkEnd w:id="35"/>
      <w:r w:rsidDel="00000000" w:rsidR="00000000" w:rsidRPr="00000000">
        <w:rPr>
          <w:rFonts w:ascii="Bookman Old Style" w:cs="Bookman Old Style" w:eastAsia="Bookman Old Style" w:hAnsi="Bookman Old Style"/>
          <w:rtl w:val="0"/>
        </w:rPr>
        <w:t xml:space="preserve">3.2.2 Produk dan Toko</w:t>
      </w:r>
    </w:p>
    <w:p w:rsidR="00000000" w:rsidDel="00000000" w:rsidP="00000000" w:rsidRDefault="00000000" w:rsidRPr="00000000" w14:paraId="00000339">
      <w:pPr>
        <w:numPr>
          <w:ilvl w:val="0"/>
          <w:numId w:val="23"/>
        </w:numPr>
        <w:ind w:left="720" w:hanging="360"/>
        <w:rPr>
          <w:rFonts w:ascii="Bookman Old Style" w:cs="Bookman Old Style" w:eastAsia="Bookman Old Style" w:hAnsi="Bookman Old Style"/>
        </w:rPr>
      </w:pPr>
      <w:commentRangeStart w:id="40"/>
      <w:r w:rsidDel="00000000" w:rsidR="00000000" w:rsidRPr="00000000">
        <w:rPr>
          <w:rFonts w:ascii="Bookman Old Style" w:cs="Bookman Old Style" w:eastAsia="Bookman Old Style" w:hAnsi="Bookman Old Style"/>
          <w:rtl w:val="0"/>
        </w:rPr>
        <w:t xml:space="preserve">Mengapa saya tidak bisa melakukan pendaftaran produk?</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3A">
      <w:pPr>
        <w:numPr>
          <w:ilvl w:val="0"/>
          <w:numId w:val="113"/>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Hal ini dapat terjadi karena beberapa hal:</w:t>
      </w:r>
    </w:p>
    <w:p w:rsidR="00000000" w:rsidDel="00000000" w:rsidP="00000000" w:rsidRDefault="00000000" w:rsidRPr="00000000" w14:paraId="0000033B">
      <w:pPr>
        <w:numPr>
          <w:ilvl w:val="0"/>
          <w:numId w:val="11"/>
        </w:numPr>
        <w:ind w:left="21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Penyedia belum mengisi atribut informasi yang sifatnya wajib (Kategori, Nama Produk, Foto Produk, Harga, Informasi berat dan Pengiriman)</w:t>
      </w:r>
    </w:p>
    <w:p w:rsidR="00000000" w:rsidDel="00000000" w:rsidP="00000000" w:rsidRDefault="00000000" w:rsidRPr="00000000" w14:paraId="0000033C">
      <w:pPr>
        <w:numPr>
          <w:ilvl w:val="0"/>
          <w:numId w:val="11"/>
        </w:numPr>
        <w:ind w:left="21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Penyedia menonaktifkan status produk. Untuk saat ini </w:t>
      </w:r>
      <w:r w:rsidDel="00000000" w:rsidR="00000000" w:rsidRPr="00000000">
        <w:rPr>
          <w:rFonts w:ascii="Bookman Old Style" w:cs="Bookman Old Style" w:eastAsia="Bookman Old Style" w:hAnsi="Bookman Old Style"/>
          <w:i w:val="1"/>
          <w:iCs w:val="1"/>
          <w:rtl w:val="0"/>
        </w:rPr>
        <w:t xml:space="preserve">default</w:t>
      </w:r>
      <w:r w:rsidDel="00000000" w:rsidR="00000000" w:rsidRPr="00000000">
        <w:rPr>
          <w:rFonts w:ascii="Bookman Old Style" w:cs="Bookman Old Style" w:eastAsia="Bookman Old Style" w:hAnsi="Bookman Old Style"/>
          <w:rtl w:val="0"/>
        </w:rPr>
        <w:t xml:space="preserve"> dari status produk tayang adalah aktif</w:t>
      </w:r>
    </w:p>
    <w:p w:rsidR="00000000" w:rsidDel="00000000" w:rsidP="00000000" w:rsidRDefault="00000000" w:rsidRPr="00000000" w14:paraId="0000033D">
      <w:pPr>
        <w:numPr>
          <w:ilvl w:val="0"/>
          <w:numId w:val="11"/>
        </w:numPr>
        <w:ind w:left="216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Kategori yang dipilih oleh penyedia memiliki parameter kurasi aktif, sehingga setelah melakukan penyimpanan akan dilakukan verifikasi sebelum produk tayang iklan</w:t>
      </w:r>
    </w:p>
    <w:p w:rsidR="00000000" w:rsidDel="00000000" w:rsidP="00000000" w:rsidRDefault="00000000" w:rsidRPr="00000000" w14:paraId="0000033E">
      <w:pPr>
        <w:numPr>
          <w:ilvl w:val="0"/>
          <w:numId w:val="113"/>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Mohon untuk dipastikan bahwa Anda telah melakukan pengisian atribut informasi yang bersifat wajib dan beberapa hal teknis hingga tahap akhir proses menyimpan produk.</w:t>
      </w:r>
    </w:p>
    <w:p w:rsidR="00000000" w:rsidDel="00000000" w:rsidP="00000000" w:rsidRDefault="00000000" w:rsidRPr="00000000" w14:paraId="0000033F">
      <w:pPr>
        <w:ind w:left="144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40">
      <w:pPr>
        <w:numPr>
          <w:ilvl w:val="0"/>
          <w:numId w:val="23"/>
        </w:numPr>
        <w:ind w:left="720" w:hanging="360"/>
        <w:rPr>
          <w:rFonts w:ascii="Bookman Old Style" w:cs="Bookman Old Style" w:eastAsia="Bookman Old Style" w:hAnsi="Bookman Old Style"/>
        </w:rPr>
      </w:pPr>
      <w:commentRangeStart w:id="41"/>
      <w:r w:rsidDel="00000000" w:rsidR="00000000" w:rsidRPr="00000000">
        <w:rPr>
          <w:rFonts w:ascii="Bookman Old Style" w:cs="Bookman Old Style" w:eastAsia="Bookman Old Style" w:hAnsi="Bookman Old Style"/>
          <w:rtl w:val="0"/>
        </w:rPr>
        <w:t xml:space="preserve">Mengapa produk saya tidak muncul di katalog?</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341">
      <w:pPr>
        <w:numPr>
          <w:ilvl w:val="0"/>
          <w:numId w:val="126"/>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Hal ini dapat terjadi pada saat proses migrasi data tim e-katalog, terdapat beberapa informasi wajib yang belum terisi pada data produk. Produk akan berstatus Non-aktif. Mohon untuk melakukan pengecekan pada detail produk, dan melengkapi kembali informasi wajib yang diperlukan kemudian produk akan aktif.</w:t>
      </w:r>
    </w:p>
    <w:p w:rsidR="00000000" w:rsidDel="00000000" w:rsidP="00000000" w:rsidRDefault="00000000" w:rsidRPr="00000000" w14:paraId="00000342">
      <w:pPr>
        <w:numPr>
          <w:ilvl w:val="0"/>
          <w:numId w:val="126"/>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Kemudian, berhubungan dengan kategori yang dipilih memiliki parameter untuk produk dikurasi terlebih dahulu setelah disimpan sebelum berhasil tayang di iklan.</w:t>
      </w:r>
    </w:p>
    <w:p w:rsidR="00000000" w:rsidDel="00000000" w:rsidP="00000000" w:rsidRDefault="00000000" w:rsidRPr="00000000" w14:paraId="00000343">
      <w:pPr>
        <w:pStyle w:val="Heading4"/>
        <w:rPr>
          <w:rFonts w:ascii="Bookman Old Style" w:cs="Bookman Old Style" w:eastAsia="Bookman Old Style" w:hAnsi="Bookman Old Style"/>
        </w:rPr>
      </w:pPr>
      <w:bookmarkStart w:colFirst="0" w:colLast="0" w:name="_nhjfkgwhf45h" w:id="36"/>
      <w:bookmarkEnd w:id="36"/>
      <w:r w:rsidDel="00000000" w:rsidR="00000000" w:rsidRPr="00000000">
        <w:rPr>
          <w:rFonts w:ascii="Bookman Old Style" w:cs="Bookman Old Style" w:eastAsia="Bookman Old Style" w:hAnsi="Bookman Old Style"/>
          <w:rtl w:val="0"/>
        </w:rPr>
        <w:t xml:space="preserve">3.2.3 Sistem dan Aplikasi</w:t>
      </w:r>
    </w:p>
    <w:p w:rsidR="00000000" w:rsidDel="00000000" w:rsidP="00000000" w:rsidRDefault="00000000" w:rsidRPr="00000000" w14:paraId="00000344">
      <w:pPr>
        <w:numPr>
          <w:ilvl w:val="0"/>
          <w:numId w:val="76"/>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Saya mengalami kendala pada saat mengakses Katalog Elektronik versi 6. Kendala seputar:</w:t>
      </w:r>
    </w:p>
    <w:p w:rsidR="00000000" w:rsidDel="00000000" w:rsidP="00000000" w:rsidRDefault="00000000" w:rsidRPr="00000000" w14:paraId="00000345">
      <w:pPr>
        <w:numPr>
          <w:ilvl w:val="0"/>
          <w:numId w:val="3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E-Purchasing "500 Internal Server Error"</w:t>
      </w:r>
    </w:p>
    <w:p w:rsidR="00000000" w:rsidDel="00000000" w:rsidP="00000000" w:rsidRDefault="00000000" w:rsidRPr="00000000" w14:paraId="00000346">
      <w:pPr>
        <w:numPr>
          <w:ilvl w:val="0"/>
          <w:numId w:val="3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Error saat penerimaan barang saat transaksi Katalog Elektronik versi 6</w:t>
      </w:r>
    </w:p>
    <w:p w:rsidR="00000000" w:rsidDel="00000000" w:rsidP="00000000" w:rsidRDefault="00000000" w:rsidRPr="00000000" w14:paraId="00000347">
      <w:pPr>
        <w:numPr>
          <w:ilvl w:val="0"/>
          <w:numId w:val="3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Error saat proses negosiasi di Katalog Elektronik versi 6</w:t>
      </w:r>
    </w:p>
    <w:p w:rsidR="00000000" w:rsidDel="00000000" w:rsidP="00000000" w:rsidRDefault="00000000" w:rsidRPr="00000000" w14:paraId="00000348">
      <w:pPr>
        <w:numPr>
          <w:ilvl w:val="0"/>
          <w:numId w:val="31"/>
        </w:numPr>
        <w:ind w:left="144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505 internal server error saat ingin klik negosiasi katalog</w:t>
      </w:r>
    </w:p>
    <w:p w:rsidR="00000000" w:rsidDel="00000000" w:rsidP="00000000" w:rsidRDefault="00000000" w:rsidRPr="00000000" w14:paraId="00000349">
      <w:pPr>
        <w:numPr>
          <w:ilvl w:val="0"/>
          <w:numId w:val="116"/>
        </w:numPr>
        <w:ind w:left="1440" w:hanging="360"/>
        <w:rPr>
          <w:rFonts w:ascii="Bookman Old Style" w:cs="Bookman Old Style" w:eastAsia="Bookman Old Style" w:hAnsi="Bookman Old Style"/>
          <w:highlight w:val="white"/>
        </w:rPr>
      </w:pPr>
      <w:r w:rsidDel="00000000" w:rsidR="00000000" w:rsidRPr="00000000">
        <w:rPr>
          <w:rFonts w:ascii="Bookman Old Style" w:cs="Bookman Old Style" w:eastAsia="Bookman Old Style" w:hAnsi="Bookman Old Style"/>
          <w:highlight w:val="white"/>
          <w:rtl w:val="0"/>
        </w:rPr>
        <w:t xml:space="preserve">Hal ini mungkin terjadi karena terdapat masalah pada jaringan internet ataupun permasalahan pada </w:t>
      </w:r>
      <w:r w:rsidDel="00000000" w:rsidR="00000000" w:rsidRPr="00000000">
        <w:rPr>
          <w:rFonts w:ascii="Bookman Old Style" w:cs="Bookman Old Style" w:eastAsia="Bookman Old Style" w:hAnsi="Bookman Old Style"/>
          <w:i w:val="1"/>
          <w:iCs w:val="1"/>
          <w:highlight w:val="white"/>
          <w:rtl w:val="0"/>
          <w:rPrChange w:author="Deleted user" w:id="84" w:date="2023-07-26T13:04:16Z">
            <w:rPr>
              <w:rFonts w:ascii="Bookman Old Style" w:cs="Bookman Old Style" w:eastAsia="Bookman Old Style" w:hAnsi="Bookman Old Style"/>
              <w:highlight w:val="white"/>
            </w:rPr>
          </w:rPrChange>
        </w:rPr>
        <w:t xml:space="preserve">browser</w:t>
      </w:r>
      <w:r w:rsidDel="00000000" w:rsidR="00000000" w:rsidRPr="00000000">
        <w:rPr>
          <w:rFonts w:ascii="Bookman Old Style" w:cs="Bookman Old Style" w:eastAsia="Bookman Old Style" w:hAnsi="Bookman Old Style"/>
          <w:highlight w:val="white"/>
          <w:rtl w:val="0"/>
        </w:rPr>
        <w:t xml:space="preserve"> yang Anda gunakan. Silakan dicoba kembali dengan menggunakan </w:t>
      </w:r>
      <w:r w:rsidDel="00000000" w:rsidR="00000000" w:rsidRPr="00000000">
        <w:rPr>
          <w:rFonts w:ascii="Bookman Old Style" w:cs="Bookman Old Style" w:eastAsia="Bookman Old Style" w:hAnsi="Bookman Old Style"/>
          <w:i w:val="1"/>
          <w:iCs w:val="1"/>
          <w:highlight w:val="white"/>
          <w:rtl w:val="0"/>
          <w:rPrChange w:author="Deleted user" w:id="85" w:date="2023-07-26T13:04:22Z">
            <w:rPr>
              <w:rFonts w:ascii="Bookman Old Style" w:cs="Bookman Old Style" w:eastAsia="Bookman Old Style" w:hAnsi="Bookman Old Style"/>
              <w:highlight w:val="white"/>
            </w:rPr>
          </w:rPrChange>
        </w:rPr>
        <w:t xml:space="preserve">browser</w:t>
      </w:r>
      <w:r w:rsidDel="00000000" w:rsidR="00000000" w:rsidRPr="00000000">
        <w:rPr>
          <w:rFonts w:ascii="Bookman Old Style" w:cs="Bookman Old Style" w:eastAsia="Bookman Old Style" w:hAnsi="Bookman Old Style"/>
          <w:highlight w:val="white"/>
          <w:rtl w:val="0"/>
        </w:rPr>
        <w:t xml:space="preserve"> lainnya (Safari/Mozilla Firefox/Google Chrome) dan pastikan jaringan internet dalam kondisi stabil untuk mengurangi kesalahan sistem. Apabila kendala yang sama masih muncul, sila</w:t>
      </w:r>
      <w:ins w:author="Deleted user" w:id="86" w:date="2023-07-26T13:04:03Z">
        <w:r w:rsidDel="00000000" w:rsidR="00000000" w:rsidRPr="00000000">
          <w:rPr>
            <w:rFonts w:ascii="Bookman Old Style" w:cs="Bookman Old Style" w:eastAsia="Bookman Old Style" w:hAnsi="Bookman Old Style"/>
            <w:highlight w:val="white"/>
            <w:rtl w:val="0"/>
          </w:rPr>
          <w:t xml:space="preserve">h</w:t>
        </w:r>
      </w:ins>
      <w:r w:rsidDel="00000000" w:rsidR="00000000" w:rsidRPr="00000000">
        <w:rPr>
          <w:rFonts w:ascii="Bookman Old Style" w:cs="Bookman Old Style" w:eastAsia="Bookman Old Style" w:hAnsi="Bookman Old Style"/>
          <w:highlight w:val="white"/>
          <w:rtl w:val="0"/>
        </w:rPr>
        <w:t xml:space="preserve">kan laporkan melalui LPSE Support.</w:t>
      </w:r>
      <w:r w:rsidDel="00000000" w:rsidR="00000000" w:rsidRPr="00000000">
        <w:rPr>
          <w:rtl w:val="0"/>
        </w:rPr>
      </w:r>
    </w:p>
    <w:p w:rsidR="00000000" w:rsidDel="00000000" w:rsidP="00000000" w:rsidRDefault="00000000" w:rsidRPr="00000000" w14:paraId="0000034A">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4B">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4C">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4D">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4E">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4F">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0">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1">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2">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3">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4">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5">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6">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7">
      <w:pPr>
        <w:spacing w:line="360" w:lineRule="auto"/>
        <w:rPr>
          <w:rFonts w:ascii="Bookman Old Style" w:cs="Bookman Old Style" w:eastAsia="Bookman Old Style" w:hAnsi="Bookman Old Style"/>
        </w:rPr>
      </w:pPr>
      <w:r w:rsidDel="00000000" w:rsidR="00000000" w:rsidRPr="00000000">
        <w:rPr>
          <w:rtl w:val="0"/>
        </w:rPr>
      </w:r>
    </w:p>
    <w:sectPr>
      <w:headerReference r:id="rId20" w:type="default"/>
      <w:headerReference r:id="rId21" w:type="first"/>
      <w:footerReference r:id="rId22"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ki Wijaya" w:id="4" w:date="2024-02-13T07:21:39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better dikasih contoh utk case2 perhitungan pajak, soalnya penjelasan nya agak rancu perlu ada contoh case barang yg dikenakan pajak PPN dan PPnBM @dhea.arsita@eproc-gov.tech</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Oki Wijaya" w:id="0" w:date="2024-02-13T07:40:32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mungkin boleh disesuaikan dengan kondisi skrg, setau gw udah ga pake LPSE lagi @dhea.arsita@eproc-gov.tech</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16" w:date="2024-01-19T05:54:52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judulnya kurir salah mengirimkan pesanan tapi ga jelas salah ini salah barang or salah alamat. Sedangkan diisinya salah alamat. Disesuaikan ya yg bener maksudnya gimana.</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terus salah alama ini, disebabkan oleh kesalahannya buyer yg salah input alamat ketika check out di katalog, atau kesalahan kurir? Kayaknya ini perlu diperjelas lagi karena IMO handlingnya berbeda</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buyer yg salah input alamat, silakan didiskusikan dulu oleh penyedia. Baru setelah itu ke Resolution center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salahnya dari kurir 3PL, langsung hubungi resolution center.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@dhea.arsita@eproc-gov.tech</w:t>
      </w:r>
    </w:p>
  </w:comment>
  <w:comment w:author="Deleted user" w:id="17" w:date="2024-01-19T08:52:10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@reyhan@eproc-gov.tech mau konfirm juga ini kurirnya yang salah mengirimkan pesanan (dalam artian pembeli ga mesen laptop tapi pesennya makanan, terus yang datang laptop) atau salah alamat mas?</w:t>
      </w:r>
    </w:p>
  </w:comment>
  <w:comment w:author="Deleted user" w:id="25" w:date="2024-01-19T06:17:29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mau konfirm dulu deh, status pesanan itu maksudnya yg label di daftar pesanan, yg disebelah kannnya nomor pesanan itu ya?</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Yg kayak "Diproses Penyedia", "Dalam Proses Pembayaran" dll itu? @dhea.arsita@eproc-gov.tech</w:t>
      </w:r>
    </w:p>
  </w:comment>
  <w:comment w:author="Deleted user" w:id="26" w:date="2024-01-19T08:42:14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ini maksudnya status pesanan atau status pada lacak pengiriman pesanan ya? mau konfirm lagi mas @reyhan@eproc-gov.tech</w:t>
      </w:r>
    </w:p>
  </w:comment>
  <w:comment w:author="Deleted user" w:id="11" w:date="2024-01-19T05:43:21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dilihat dari pov buyer, jawabannya sudah benar</w:t>
      </w:r>
    </w:p>
  </w:comment>
  <w:comment w:author="Deleted user" w:id="12" w:date="2024-01-19T05:44:59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iya nama fiturnya ini kali ya yg perlu disamakan. Yg benar fitur Chat, bukan fitur obrolan</w:t>
      </w:r>
    </w:p>
  </w:comment>
  <w:comment w:author="Deleted user" w:id="13" w:date="2024-01-19T05:45:34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bahasanya kalau bisa dibuat lebih lugas, lebih baik</w:t>
      </w:r>
    </w:p>
  </w:comment>
  <w:comment w:author="Deleted user" w:id="14" w:date="2024-01-19T05:45:44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@dhea.arsita@eproc-gov.tech</w:t>
      </w:r>
    </w:p>
  </w:comment>
  <w:comment w:author="Deleted user" w:id="24" w:date="2024-01-19T06:13:21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bagian refresh browsernya bisa ditambahi dengan step-step troubleshoot dasar lain  kayak:</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cek koneksi internet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cache browser</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ulang</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Baru setelah itu ga bisa, silakan menghubungi penyedia or reso center @dhea.arsita@eproc-gov.tech</w:t>
      </w:r>
    </w:p>
  </w:comment>
  <w:comment w:author="Deleted user" w:id="15" w:date="2024-01-19T05:47:44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juga udah tepat, arahkan buyer untuk menghubungi penyedia. Fiturnya yg bener Chat ya bukan obrolan. Sama bahasanya kalau bisa dibuat lebih lugas, better @dhea.arsita@eproc-gov.tech</w:t>
      </w:r>
    </w:p>
  </w:comment>
  <w:comment w:author="Deleted user" w:id="18" w:date="2024-01-19T06:01:01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bener aja si menurutku, cuman yg terkait adendum ini aku ga tau ya jadinya gimana. Jadi aku ga tau apakah safe kalau ditulis di sini terkait adendum.</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setahuku, di surat pesanan itu ga ada tgl pengiriman, tapi aanya adalah tanggal estimasi/tanggal permintaan tiba. Jadi beda ya konteksnya.</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Terus honestly, bagian yg menghubungi resolution center ini aku belum kebayang nantinya apa yg akan dilakukan sama reso-nya. Karena simply ini kan kalau belum dikirim berarti ya tanggung jawab penyedia. Dari reso ga bisa ngapa-ngapain. Kindly jelasin aja ke aku ya maksudnya gimana</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@dhea.arsita@eproc-gov.tech</w:t>
      </w:r>
    </w:p>
  </w:comment>
  <w:comment w:author="Deleted user" w:id="19" w:date="2024-01-19T08:45:55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iya mbak ini tanggal permintaan tiba. mungkin baiknya arahin chat penyedia aja ya mbak? soalnya di adendum gabisa mengubah tanggal pengiriman tiba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mas @reyhan@eproc-gov.tech</w:t>
      </w:r>
    </w:p>
  </w:comment>
  <w:comment w:author="Deleted user" w:id="23" w:date="2024-01-19T06:07:47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keknya ada juga di FAQ logistik ya. Paling nanti nextnya biar ga overlapping, kita combine ya yg ada di FAQ buyer ini sama FAQ nya logistik @dhea.arsita@eproc-gov.tech</w:t>
      </w:r>
    </w:p>
  </w:comment>
  <w:comment w:author="Deleted user" w:id="20" w:date="2024-01-19T06:03:17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nah ini aku ga tau perihal jadwal pengiriman pesanan. Mungkin aku kurang aware. Setahuku, adanya adalah tgl permintaan tiba, bukan pengiriman pesanan. Ini untuk case pembelian langsung ya. Tolong konfirmasinya ya perihal jadwal pengiriman pesanan ini tu yg mana @dhea.arsita@eproc-gov.tech</w:t>
      </w:r>
    </w:p>
  </w:comment>
  <w:comment w:author="Deleted user" w:id="21" w:date="2024-01-19T08:37:13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@reyhan@eproc-gov.tech maksudnya itu permintaan tiba ya mas berarti? aku udah ganti disini kalau memang benar maksudnya seperti itu mas</w:t>
      </w:r>
    </w:p>
  </w:comment>
  <w:comment w:author="Deleted user" w:id="27" w:date="2024-01-19T06:18:25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harusnya udah bener, arahkan untuk ke Penyedia dulu</w:t>
      </w:r>
    </w:p>
  </w:comment>
  <w:comment w:author="Belathea Chastine" w:id="38" w:date="2023-07-24T08:40:10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sebaiknya dituliskan tanpa disingkat kepada para pembaca.</w:t>
      </w:r>
    </w:p>
  </w:comment>
  <w:comment w:author="Belathea Chastine" w:id="34" w:date="2023-07-24T08:38:55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jadi ga ya mas @diyon@eproc-gov.tech @wahyu_juliangga@eproc-gov.tech ?</w:t>
      </w:r>
    </w:p>
  </w:comment>
  <w:comment w:author="Wahyu Juliangga" w:id="35" w:date="2023-07-24T10:14:51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belum ada mbak buat VMS @belathea@eproc-gov.tech cc: mas @diyon@eproc-gov.tech</w:t>
      </w:r>
    </w:p>
  </w:comment>
  <w:comment w:author="Deleted user" w:id="37" w:date="2023-07-10T06:49:12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@reyhan@eproc-gov.tech</w:t>
      </w:r>
    </w:p>
  </w:comment>
  <w:comment w:author="Deleted user" w:id="9" w:date="2024-01-24T06:51:00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mass bisa dibaca yaa kalau ada yang mau ditambah atau suggest boleh @frans@eproc-gov.tech</w:t>
      </w:r>
    </w:p>
  </w:comment>
  <w:comment w:author="Deleted user" w:id="40" w:date="2023-07-10T07:07:24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@reyhan@eproc-gov.tech</w:t>
      </w:r>
    </w:p>
  </w:comment>
  <w:comment w:author="Deleted user" w:id="41" w:date="2023-07-10T07:06:48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bisa buat top highlight too @reyhan@eproc-gov.tech</w:t>
      </w:r>
    </w:p>
  </w:comment>
  <w:comment w:author="Deleted user" w:id="33" w:date="2023-07-10T07:05:12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@reyhan@eproc-gov.tech ini bisa buat part of top highlight di seller</w:t>
      </w:r>
    </w:p>
  </w:comment>
  <w:comment w:author="Wahyu Juliangga" w:id="39" w:date="2023-07-24T10:27:13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Rekanan yang dimaksud ini apakah penyedia ?</w:t>
      </w:r>
    </w:p>
  </w:comment>
  <w:comment w:author="Deleted user" w:id="7" w:date="2024-02-12T09:13:53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@dhea.arsita@eproc-gov.tech kutambahin sedikit penjelasan buat addendum dari reso ya. Minta tolong rapihin ya</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5" w:date="2024-02-12T08:48:08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@dhea.arsita@eproc-gov.tech kutambahin info ini ya</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6" w:date="2024-02-12T08:52:00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siap mas</w:t>
      </w:r>
    </w:p>
  </w:comment>
  <w:comment w:author="Deleted user" w:id="8" w:date="2023-07-26T05:17:26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Halo Mas @reyhan@eproc-gov.tech, izin nanya, apakah nanti akan ada pembahasan bersama dengan PM2 terkait dengan substansi yang ada di FAQ ini? atau apakah metode review nya hanya edit2 di dokumen ini saja kah?</w:t>
      </w:r>
    </w:p>
  </w:comment>
  <w:comment w:author="Deleted user" w:id="22" w:date="2024-02-12T09:35:48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@dhea.arsita@eproc-gov.tech ini langsung diarahin buat adendum tanggal penerimaan tiba aja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28" w:date="2024-01-15T09:40:09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peertanyaan ini mbak @shella@eproc-gov.tech</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29" w:date="2024-01-19T07:17:18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pakai 3PL, nomor resi pengiriman ini akan diinput otomatis oleh sistem. Jadi harusnya ga ada kesalahan dari pihak penyedia.</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Terus mau konfirm, ini pelacakan nomor resi pengirimannya maksudnya dilakukan langsung di website-nya shipper/3PL gitu kah?</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soalnya kalau di katalog v6 nanti setahuku ga ada fitur melacak dengan nomor resi pesanan. Adanya ya lacak pesanan yg tinggal klik tombol itu, ga perlu input nomor resi @dhea.arsita@eproc-gov.tech</w:t>
      </w:r>
    </w:p>
  </w:comment>
  <w:comment w:author="Deleted user" w:id="30" w:date="2024-01-19T08:44:03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ini mas, ini maksudnya resi pengiriman yang didapat sama pembeli terus dicek pribadi kah ? @reyhan@eproc-gov.tech biar sama2 menyamakan POV nya mas</w:t>
      </w:r>
    </w:p>
  </w:comment>
  <w:comment w:author="Deleted user" w:id="10" w:date="2024-01-15T09:38:37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Boleh minta tolong di cek ya mbak @shella@eproc-gov.tech</w:t>
      </w:r>
    </w:p>
  </w:comment>
  <w:comment w:author="Deleted user" w:id="1" w:date="2023-12-19T06:01:03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@oki.wijaya@eproc-gov.tech mau tanya, ini pas aku coba di staging belum bisa melihat daftar produk dari penyedia. gimana ya mas? atau ada cari lain yang aku belum tau mas untuk liat daftar produk dari penyedia?</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oki.wijaya@eproc-gov.tech_</w:t>
      </w:r>
    </w:p>
  </w:comment>
  <w:comment w:author="Oki Wijaya" w:id="2" w:date="2023-12-20T06:44:15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halo mba dhea, saat ini masih in development jadi harusnya di minggu depan udah bisa dicoba lagi ya</w:t>
      </w:r>
    </w:p>
  </w:comment>
  <w:comment w:author="Deleted user" w:id="3" w:date="2023-12-22T03:10:50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siap noted mas</w:t>
      </w:r>
    </w:p>
  </w:comment>
  <w:comment w:author="Amila Fasya" w:id="32" w:date="2023-07-11T06:52:56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 dari product: pergantian PPK yang diassign, jika pesanan sudah dibuat melalui adendum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mba @desi@eproc-gov.tech</w:t>
      </w:r>
    </w:p>
  </w:comment>
  <w:comment w:author="Wahyu Juliangga" w:id="36" w:date="2023-07-26T12:01:12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Masih dibuka opsi untuk melakukan proses verifikasi luring dengan penyedia datang ke LPSE terdekat dari tempat tinggal selain verifikasi daring melalui online video meet</w:t>
      </w:r>
    </w:p>
  </w:comment>
  <w:comment w:author="Deleted user" w:id="31" w:date="2023-07-26T12:43:44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baiknya tetap kontrak atau surat pesanan ya? @anjar.maulitfiani@eproc-gov.tech @wahyu_juliangga@eproc-gov.tech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-255057</wp:posOffset>
          </wp:positionV>
          <wp:extent cx="1181100" cy="25676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1100" cy="2567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360" w:lineRule="auto"/>
      <w:ind w:left="720" w:hanging="360"/>
      <w:jc w:val="both"/>
    </w:pPr>
    <w:rPr>
      <w:b w:val="1"/>
      <w:bCs w:val="1"/>
      <w:sz w:val="28"/>
      <w:szCs w:val="28"/>
    </w:rPr>
  </w:style>
  <w:style w:type="paragraph" w:styleId="Heading3">
    <w:name w:val="heading 3"/>
    <w:basedOn w:val="Normal"/>
    <w:next w:val="Normal"/>
    <w:pPr>
      <w:keepNext w:val="1"/>
      <w:keepLines w:val="1"/>
      <w:spacing w:after="80" w:before="320" w:lineRule="auto"/>
    </w:pPr>
    <w:rPr>
      <w:b w:val="1"/>
      <w:bCs w:val="1"/>
      <w:sz w:val="24"/>
      <w:szCs w:val="24"/>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Pr>
    <w:rPr>
      <w:b w:val="1"/>
      <w:bCs w:val="1"/>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inaproc.lkpp.go.id/agregasi2" TargetMode="External"/><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hyperlink" Target="https://inaproc.lkpp.go.id/agregasi2" TargetMode="External"/><Relationship Id="rId12" Type="http://schemas.openxmlformats.org/officeDocument/2006/relationships/hyperlink" Target="https://inaproc.lkpp.go.id/agregasi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eproc.lkpp.go.id/" TargetMode="External"/><Relationship Id="rId14" Type="http://schemas.openxmlformats.org/officeDocument/2006/relationships/hyperlink" Target="https://inaproc.lkpp.go.id/agregasi2" TargetMode="External"/><Relationship Id="rId17" Type="http://schemas.openxmlformats.org/officeDocument/2006/relationships/hyperlink" Target="https://docs.google.com/document/d/15tiwpXq3huq-W1pY-G68ta0eqbmgQDMY/edit?usp=sharing&amp;ouid=110468918787904201449&amp;rtpof=true&amp;sd=true" TargetMode="External"/><Relationship Id="rId16" Type="http://schemas.openxmlformats.org/officeDocument/2006/relationships/hyperlink" Target="http://eproc.lkpp.go.id/" TargetMode="External"/><Relationship Id="rId5" Type="http://schemas.openxmlformats.org/officeDocument/2006/relationships/numbering" Target="numbering.xml"/><Relationship Id="rId19" Type="http://schemas.openxmlformats.org/officeDocument/2006/relationships/hyperlink" Target="https://s.id/FResetPassword" TargetMode="External"/><Relationship Id="rId6" Type="http://schemas.openxmlformats.org/officeDocument/2006/relationships/styles" Target="styles.xml"/><Relationship Id="rId18" Type="http://schemas.openxmlformats.org/officeDocument/2006/relationships/hyperlink" Target="https://s.id/FResetPassword"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